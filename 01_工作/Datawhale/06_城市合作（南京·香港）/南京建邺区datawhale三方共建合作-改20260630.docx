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三方共建合作协议</w:t>
      </w:r>
    </w:p>
    <w:p>
      <w:pPr>
        <w:spacing w:line="580" w:lineRule="exact"/>
        <w:rPr>
          <w:rFonts w:ascii="Times New Roman" w:hAnsi="Times New Roman" w:eastAsia="方正小标宋简体" w:cs="Times New Roman"/>
          <w:sz w:val="44"/>
          <w:szCs w:val="44"/>
        </w:rPr>
      </w:pPr>
    </w:p>
    <w:p>
      <w:pPr>
        <w:spacing w:line="580" w:lineRule="exact"/>
        <w:rPr>
          <w:rFonts w:ascii="Times New Roman" w:hAnsi="Times New Roman" w:eastAsia="方正仿宋_GBK" w:cs="Times New Roman"/>
          <w:sz w:val="32"/>
          <w:szCs w:val="32"/>
          <w:highlight w:val="yellow"/>
        </w:rPr>
      </w:pPr>
      <w:r>
        <w:rPr>
          <w:rFonts w:ascii="Times New Roman" w:hAnsi="Times New Roman" w:eastAsia="方正仿宋_GBK" w:cs="Times New Roman"/>
          <w:b/>
          <w:bCs/>
          <w:sz w:val="32"/>
          <w:szCs w:val="32"/>
        </w:rPr>
        <w:t>甲    方：</w:t>
      </w:r>
      <w:r>
        <w:rPr>
          <w:rFonts w:ascii="Times New Roman" w:hAnsi="Times New Roman" w:eastAsia="方正仿宋_GBK" w:cs="Times New Roman"/>
          <w:sz w:val="32"/>
          <w:szCs w:val="32"/>
        </w:rPr>
        <w:t>南京河西中央科创区管理中心</w:t>
      </w: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b/>
          <w:bCs/>
          <w:sz w:val="32"/>
          <w:szCs w:val="32"/>
        </w:rPr>
        <w:t>地    址：</w:t>
      </w:r>
      <w:r>
        <w:rPr>
          <w:rFonts w:ascii="Times New Roman" w:hAnsi="Times New Roman" w:eastAsia="方正仿宋_GBK" w:cs="Times New Roman"/>
          <w:sz w:val="32"/>
          <w:szCs w:val="32"/>
        </w:rPr>
        <w:t>南京市建邺区永初路8号T4栋12楼</w:t>
      </w: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b/>
          <w:bCs/>
          <w:sz w:val="32"/>
          <w:szCs w:val="32"/>
        </w:rPr>
        <w:t>负 责 人：</w:t>
      </w:r>
      <w:r>
        <w:rPr>
          <w:rFonts w:ascii="Times New Roman" w:hAnsi="Times New Roman" w:eastAsia="方正仿宋_GBK" w:cs="Times New Roman"/>
          <w:sz w:val="32"/>
          <w:szCs w:val="32"/>
        </w:rPr>
        <w:t>孙  俊</w:t>
      </w: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b/>
          <w:bCs/>
          <w:sz w:val="32"/>
          <w:szCs w:val="32"/>
        </w:rPr>
        <w:t>联系电话：</w:t>
      </w:r>
      <w:r>
        <w:rPr>
          <w:rFonts w:ascii="Times New Roman" w:hAnsi="Times New Roman" w:eastAsia="方正仿宋_GBK" w:cs="Times New Roman"/>
          <w:bCs/>
          <w:sz w:val="32"/>
          <w:szCs w:val="32"/>
        </w:rPr>
        <w:t>025-87778210</w:t>
      </w:r>
    </w:p>
    <w:p>
      <w:pPr>
        <w:spacing w:line="580" w:lineRule="exact"/>
        <w:ind w:firstLineChars="200"/>
        <w:rPr>
          <w:rFonts w:ascii="Times New Roman" w:hAnsi="Times New Roman" w:eastAsia="方正仿宋_GBK" w:cs="Times New Roman"/>
          <w:sz w:val="32"/>
          <w:szCs w:val="32"/>
        </w:rPr>
      </w:pPr>
    </w:p>
    <w:p>
      <w:pPr>
        <w:spacing w:line="580" w:lineRule="exact"/>
        <w:rPr>
          <w:rFonts w:ascii="Times New Roman" w:hAnsi="Times New Roman" w:eastAsia="方正仿宋_GBK" w:cs="Times New Roman"/>
          <w:sz w:val="32"/>
          <w:szCs w:val="40"/>
        </w:rPr>
      </w:pPr>
      <w:r>
        <w:rPr>
          <w:rFonts w:ascii="Times New Roman" w:hAnsi="Times New Roman" w:eastAsia="方正仿宋_GBK" w:cs="Times New Roman"/>
          <w:b/>
          <w:bCs/>
          <w:sz w:val="32"/>
          <w:szCs w:val="32"/>
        </w:rPr>
        <w:t>乙    方：</w:t>
      </w:r>
      <w:r>
        <w:rPr>
          <w:rFonts w:ascii="Times New Roman" w:hAnsi="Times New Roman" w:eastAsia="方正仿宋_GBK" w:cs="Times New Roman"/>
          <w:sz w:val="32"/>
          <w:szCs w:val="40"/>
          <w:highlight w:val="yellow"/>
        </w:rPr>
        <w:t>传云网络科技（南京）有限公司</w:t>
      </w:r>
    </w:p>
    <w:p>
      <w:pPr>
        <w:spacing w:line="580" w:lineRule="exact"/>
        <w:rPr>
          <w:rFonts w:ascii="Times New Roman" w:hAnsi="Times New Roman" w:eastAsia="方正仿宋_GBK" w:cs="Times New Roman"/>
          <w:sz w:val="32"/>
          <w:szCs w:val="40"/>
        </w:rPr>
      </w:pPr>
      <w:r>
        <w:rPr>
          <w:rFonts w:ascii="Times New Roman" w:hAnsi="Times New Roman" w:eastAsia="方正仿宋_GBK" w:cs="Times New Roman"/>
          <w:b/>
          <w:bCs/>
          <w:sz w:val="32"/>
          <w:szCs w:val="32"/>
        </w:rPr>
        <w:t>地    址：</w:t>
      </w:r>
      <w:r>
        <w:rPr>
          <w:rFonts w:ascii="Times New Roman" w:hAnsi="Times New Roman" w:eastAsia="方正仿宋_GBK" w:cs="Times New Roman"/>
          <w:sz w:val="32"/>
          <w:szCs w:val="32"/>
        </w:rPr>
        <w:t>南京市建邺区永初路8号T4栋19楼</w:t>
      </w: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b/>
          <w:bCs/>
          <w:sz w:val="32"/>
          <w:szCs w:val="32"/>
        </w:rPr>
        <w:t>负 责 人：</w:t>
      </w:r>
    </w:p>
    <w:p>
      <w:pPr>
        <w:spacing w:line="580" w:lineRule="exact"/>
        <w:rPr>
          <w:rFonts w:ascii="Times New Roman" w:hAnsi="Times New Roman" w:eastAsia="方正仿宋_GBK" w:cs="Times New Roman"/>
          <w:b/>
          <w:bCs/>
          <w:sz w:val="32"/>
          <w:szCs w:val="32"/>
        </w:rPr>
      </w:pPr>
      <w:r>
        <w:rPr>
          <w:rFonts w:ascii="Times New Roman" w:hAnsi="Times New Roman" w:eastAsia="方正仿宋_GBK" w:cs="Times New Roman"/>
          <w:b/>
          <w:bCs/>
          <w:sz w:val="32"/>
          <w:szCs w:val="32"/>
        </w:rPr>
        <w:t>联系电话：</w:t>
      </w:r>
    </w:p>
    <w:p>
      <w:pPr>
        <w:spacing w:line="580" w:lineRule="exact"/>
        <w:rPr>
          <w:rFonts w:ascii="Times New Roman" w:hAnsi="Times New Roman" w:eastAsia="方正仿宋_GBK" w:cs="Times New Roman"/>
          <w:b/>
          <w:bCs/>
          <w:sz w:val="32"/>
          <w:szCs w:val="32"/>
        </w:rPr>
      </w:pPr>
    </w:p>
    <w:p>
      <w:pPr>
        <w:widowControl/>
        <w:spacing w:line="580" w:lineRule="exact"/>
        <w:rPr>
          <w:rFonts w:ascii="Times New Roman" w:hAnsi="Times New Roman" w:eastAsia="方正仿宋_GBK" w:cs="Times New Roman"/>
          <w:sz w:val="32"/>
          <w:szCs w:val="40"/>
        </w:rPr>
      </w:pPr>
      <w:r>
        <w:rPr>
          <w:rFonts w:ascii="Times New Roman" w:hAnsi="Times New Roman" w:eastAsia="方正仿宋_GBK" w:cs="Times New Roman"/>
          <w:b/>
          <w:bCs/>
          <w:sz w:val="32"/>
          <w:szCs w:val="32"/>
        </w:rPr>
        <w:t>丙    方：</w:t>
      </w:r>
      <w:r>
        <w:rPr>
          <w:rFonts w:ascii="Times New Roman" w:hAnsi="Times New Roman" w:eastAsia="方正仿宋_GBK" w:cs="Times New Roman"/>
          <w:sz w:val="32"/>
          <w:szCs w:val="40"/>
          <w:highlight w:val="yellow"/>
        </w:rPr>
        <w:t>连接点科技（杭州）有限公司</w:t>
      </w:r>
    </w:p>
    <w:p>
      <w:pPr>
        <w:spacing w:line="580" w:lineRule="exact"/>
        <w:rPr>
          <w:rFonts w:ascii="Times New Roman" w:hAnsi="Times New Roman" w:eastAsia="方正仿宋_GBK" w:cs="Times New Roman"/>
          <w:sz w:val="32"/>
          <w:szCs w:val="40"/>
        </w:rPr>
      </w:pPr>
      <w:r>
        <w:rPr>
          <w:rFonts w:ascii="Times New Roman" w:hAnsi="Times New Roman" w:eastAsia="方正仿宋_GBK" w:cs="Times New Roman"/>
          <w:b/>
          <w:bCs/>
          <w:sz w:val="32"/>
          <w:szCs w:val="32"/>
        </w:rPr>
        <w:t>地    址：</w:t>
      </w: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b/>
          <w:bCs/>
          <w:sz w:val="32"/>
          <w:szCs w:val="32"/>
        </w:rPr>
        <w:t>负 责 人：</w:t>
      </w:r>
      <w:r>
        <w:rPr>
          <w:rFonts w:ascii="Times New Roman" w:hAnsi="Times New Roman" w:eastAsia="方正仿宋_GBK" w:cs="Times New Roman"/>
          <w:sz w:val="32"/>
          <w:szCs w:val="32"/>
        </w:rPr>
        <w:t>范晶晶</w:t>
      </w:r>
    </w:p>
    <w:p>
      <w:pPr>
        <w:spacing w:line="580" w:lineRule="exact"/>
        <w:rPr>
          <w:rFonts w:ascii="Times New Roman" w:hAnsi="Times New Roman" w:eastAsia="方正仿宋_GBK" w:cs="Times New Roman"/>
          <w:b/>
          <w:bCs/>
          <w:sz w:val="32"/>
          <w:szCs w:val="32"/>
        </w:rPr>
      </w:pPr>
      <w:r>
        <w:rPr>
          <w:rFonts w:ascii="Times New Roman" w:hAnsi="Times New Roman" w:eastAsia="方正仿宋_GBK" w:cs="Times New Roman"/>
          <w:b/>
          <w:bCs/>
          <w:sz w:val="32"/>
          <w:szCs w:val="32"/>
        </w:rPr>
        <w:t>联系电话：</w:t>
      </w:r>
    </w:p>
    <w:p>
      <w:pPr>
        <w:spacing w:line="580" w:lineRule="exact"/>
        <w:rPr>
          <w:rFonts w:ascii="Times New Roman" w:hAnsi="Times New Roman" w:eastAsia="方正仿宋_GBK" w:cs="Times New Roman"/>
          <w:b/>
          <w:bCs/>
          <w:sz w:val="32"/>
          <w:szCs w:val="32"/>
        </w:rPr>
      </w:pP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建邺区正加快布局人工智能、数字经济与新质生产力产业，南京河西中央科创区（以下简称“甲方”）作为建邺河西南部科创核心承载地，亟需建设具备持续运营能力的区域化服务载体，推动AI技术转化为可识别的人才供给、可落地的应用场景和可持续的产业影响力。</w:t>
      </w:r>
    </w:p>
    <w:p>
      <w:pPr>
        <w:pStyle w:val="2"/>
        <w:spacing w:after="0" w:line="580" w:lineRule="exact"/>
        <w:ind w:left="0" w:leftChars="0"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南京阿里中心（以下简称“乙方”）位于建邺区河西南部，总建筑面积约85万平方米，是阿里巴巴集团在全国布局</w:t>
      </w:r>
      <w:del w:id="0" w:author="cathy.dongl" w:date="2026-06-30T14:41:00Z">
        <w:r>
          <w:rPr>
            <w:rFonts w:ascii="Times New Roman" w:hAnsi="Times New Roman" w:eastAsia="方正仿宋_GBK" w:cs="Times New Roman"/>
            <w:sz w:val="32"/>
            <w:szCs w:val="40"/>
          </w:rPr>
          <w:delText>最</w:delText>
        </w:r>
      </w:del>
      <w:r>
        <w:rPr>
          <w:rFonts w:ascii="Times New Roman" w:hAnsi="Times New Roman" w:eastAsia="方正仿宋_GBK" w:cs="Times New Roman"/>
          <w:sz w:val="32"/>
          <w:szCs w:val="40"/>
        </w:rPr>
        <w:t>重要区域之一。</w:t>
      </w:r>
    </w:p>
    <w:p>
      <w:pPr>
        <w:pStyle w:val="2"/>
        <w:spacing w:after="0" w:line="580" w:lineRule="exact"/>
        <w:ind w:left="0" w:leftChars="0"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Datawhale（以下简称“丙方”）是国内具有广泛影响力的AI开源学习社区之一，具备开发者生态、内容生产力、高校触达网络与品牌号召力，重点侧重于长期开发者关系、内容共建、人才培养与生态持续运营，能够为地方人工智能产业生态建设提供稳定的组织化抓手。</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为</w:t>
      </w:r>
      <w:r>
        <w:rPr>
          <w:rFonts w:hint="eastAsia" w:ascii="Times New Roman" w:hAnsi="Times New Roman" w:eastAsia="方正仿宋_GBK" w:cs="Times New Roman"/>
          <w:sz w:val="32"/>
          <w:szCs w:val="40"/>
        </w:rPr>
        <w:t>有效</w:t>
      </w:r>
      <w:r>
        <w:rPr>
          <w:rFonts w:ascii="Times New Roman" w:hAnsi="Times New Roman" w:eastAsia="方正仿宋_GBK" w:cs="Times New Roman"/>
          <w:sz w:val="32"/>
          <w:szCs w:val="40"/>
        </w:rPr>
        <w:t>提升河西中央科创区</w:t>
      </w:r>
      <w:r>
        <w:rPr>
          <w:rFonts w:hint="eastAsia" w:ascii="Times New Roman" w:hAnsi="Times New Roman" w:eastAsia="方正仿宋_GBK" w:cs="Times New Roman"/>
          <w:sz w:val="32"/>
          <w:szCs w:val="40"/>
        </w:rPr>
        <w:t>、南京阿里中心</w:t>
      </w:r>
      <w:r>
        <w:rPr>
          <w:rFonts w:ascii="Times New Roman" w:hAnsi="Times New Roman" w:eastAsia="方正仿宋_GBK" w:cs="Times New Roman"/>
          <w:sz w:val="32"/>
          <w:szCs w:val="40"/>
        </w:rPr>
        <w:t>人工智能产业生态能级和</w:t>
      </w:r>
      <w:r>
        <w:rPr>
          <w:rFonts w:hint="eastAsia" w:ascii="Times New Roman" w:hAnsi="Times New Roman" w:eastAsia="方正仿宋_GBK" w:cs="Times New Roman"/>
          <w:sz w:val="32"/>
          <w:szCs w:val="40"/>
        </w:rPr>
        <w:t>AI</w:t>
      </w:r>
      <w:r>
        <w:rPr>
          <w:rFonts w:ascii="Times New Roman" w:hAnsi="Times New Roman" w:eastAsia="方正仿宋_GBK" w:cs="Times New Roman"/>
          <w:sz w:val="32"/>
          <w:szCs w:val="40"/>
        </w:rPr>
        <w:t>人才</w:t>
      </w:r>
      <w:r>
        <w:rPr>
          <w:rFonts w:hint="eastAsia" w:ascii="Times New Roman" w:hAnsi="Times New Roman" w:eastAsia="方正仿宋_GBK" w:cs="Times New Roman"/>
          <w:sz w:val="32"/>
          <w:szCs w:val="40"/>
        </w:rPr>
        <w:t>集聚</w:t>
      </w:r>
      <w:r>
        <w:rPr>
          <w:rFonts w:ascii="Times New Roman" w:hAnsi="Times New Roman" w:eastAsia="方正仿宋_GBK" w:cs="Times New Roman"/>
          <w:sz w:val="32"/>
          <w:szCs w:val="40"/>
        </w:rPr>
        <w:t>水平，甲</w:t>
      </w:r>
      <w:r>
        <w:rPr>
          <w:rFonts w:hint="eastAsia" w:ascii="Times New Roman" w:hAnsi="Times New Roman" w:eastAsia="方正仿宋_GBK" w:cs="Times New Roman"/>
          <w:sz w:val="32"/>
          <w:szCs w:val="40"/>
        </w:rPr>
        <w:t>、</w:t>
      </w:r>
      <w:r>
        <w:rPr>
          <w:rFonts w:ascii="Times New Roman" w:hAnsi="Times New Roman" w:eastAsia="方正仿宋_GBK" w:cs="Times New Roman"/>
          <w:sz w:val="32"/>
          <w:szCs w:val="40"/>
        </w:rPr>
        <w:t>乙</w:t>
      </w:r>
      <w:r>
        <w:rPr>
          <w:rFonts w:hint="eastAsia" w:ascii="Times New Roman" w:hAnsi="Times New Roman" w:eastAsia="方正仿宋_GBK" w:cs="Times New Roman"/>
          <w:sz w:val="32"/>
          <w:szCs w:val="40"/>
        </w:rPr>
        <w:t>、</w:t>
      </w:r>
      <w:r>
        <w:rPr>
          <w:rFonts w:ascii="Times New Roman" w:hAnsi="Times New Roman" w:eastAsia="方正仿宋_GBK" w:cs="Times New Roman"/>
          <w:sz w:val="32"/>
          <w:szCs w:val="40"/>
        </w:rPr>
        <w:t>丙三方经友好协商，拟依托各方优势资源，以</w:t>
      </w:r>
      <w:r>
        <w:rPr>
          <w:rFonts w:hint="eastAsia" w:ascii="Times New Roman" w:hAnsi="Times New Roman" w:eastAsia="方正仿宋_GBK" w:cs="Times New Roman"/>
          <w:sz w:val="32"/>
          <w:szCs w:val="40"/>
        </w:rPr>
        <w:t>河西中央科创区</w:t>
      </w:r>
      <w:r>
        <w:rPr>
          <w:rFonts w:ascii="Times New Roman" w:hAnsi="Times New Roman" w:eastAsia="方正仿宋_GBK" w:cs="Times New Roman"/>
          <w:sz w:val="32"/>
          <w:szCs w:val="40"/>
        </w:rPr>
        <w:t>为承载地</w:t>
      </w:r>
      <w:r>
        <w:rPr>
          <w:rFonts w:hint="eastAsia" w:ascii="Times New Roman" w:hAnsi="Times New Roman" w:eastAsia="方正仿宋_GBK" w:cs="Times New Roman"/>
          <w:sz w:val="32"/>
          <w:szCs w:val="40"/>
        </w:rPr>
        <w:t>，合力</w:t>
      </w:r>
      <w:r>
        <w:rPr>
          <w:rFonts w:ascii="Times New Roman" w:hAnsi="Times New Roman" w:eastAsia="方正仿宋_GBK" w:cs="Times New Roman"/>
          <w:sz w:val="32"/>
          <w:szCs w:val="40"/>
        </w:rPr>
        <w:t>共建南京AI人才生态高地与开源生态高地。</w:t>
      </w:r>
    </w:p>
    <w:p>
      <w:pPr>
        <w:numPr>
          <w:ilvl w:val="0"/>
          <w:numId w:val="1"/>
        </w:num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合作内容</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重点聚焦河西中央科创区人工智能产业创新发展，围绕区域内AI人才培养和引育，三方在河西中央科创区范围内合作建设“一中心两基地”，通过开展AI学习者生态营造、OPC人才能力认证、FDE人才实训、高能级AI开发者活动等内容，打通覆盖理论学习、实战演练、技术转化到产业对接的全链路人才引育留用闭环，打造南京开源生态高地与AI人才高地，为区域人工智能产业高质量发展注入创新人才动能。</w:t>
      </w:r>
    </w:p>
    <w:p>
      <w:pPr>
        <w:numPr>
          <w:ilvl w:val="0"/>
          <w:numId w:val="2"/>
        </w:numPr>
        <w:spacing w:line="580" w:lineRule="exact"/>
        <w:ind w:firstLine="640" w:firstLineChars="200"/>
        <w:rPr>
          <w:rFonts w:ascii="Times New Roman" w:hAnsi="Times New Roman" w:eastAsia="方正仿宋_GBK" w:cs="Times New Roman"/>
          <w:sz w:val="32"/>
          <w:szCs w:val="40"/>
        </w:rPr>
      </w:pPr>
      <w:r>
        <w:rPr>
          <w:rFonts w:hint="eastAsia" w:ascii="宋体" w:hAnsi="宋体" w:eastAsia="宋体" w:cs="宋体"/>
          <w:sz w:val="32"/>
          <w:szCs w:val="40"/>
        </w:rPr>
        <w:t>挂</w:t>
      </w:r>
      <w:r>
        <w:rPr>
          <w:rFonts w:hint="eastAsia" w:ascii="___WRD_EMBED_SUB_46" w:hAnsi="___WRD_EMBED_SUB_46" w:eastAsia="___WRD_EMBED_SUB_46" w:cs="___WRD_EMBED_SUB_46"/>
          <w:sz w:val="32"/>
          <w:szCs w:val="40"/>
        </w:rPr>
        <w:t>牌</w:t>
      </w:r>
      <w:r>
        <w:rPr>
          <w:rFonts w:ascii="Times New Roman" w:hAnsi="Times New Roman" w:eastAsia="方正仿宋_GBK" w:cs="Times New Roman"/>
          <w:sz w:val="32"/>
          <w:szCs w:val="40"/>
        </w:rPr>
        <w:t>建设“AI学习中心”。以AI学习中心作为人才与开源资源的汇聚入口，聚焦AI学习者常态化学习培训、技术交流和社群运营，整合Datawhale开源社区人才资源集聚优势、阿里巴巴上下游生态资源牵引和产业场景链接优势，以及南京河西中央科创区AI产业基础和政策优势，链接政府、高校、科技与产业多方资源，提升区域AI人才社群活跃度，形成稳定的人才蓄水池与资源汇聚场，广泛推动各类AI人才在南京河西中央科创区集聚发展。</w:t>
      </w:r>
    </w:p>
    <w:p>
      <w:pPr>
        <w:spacing w:line="580" w:lineRule="exact"/>
        <w:ind w:firstLineChars="200"/>
        <w:rPr>
          <w:rFonts w:ascii="Times New Roman" w:hAnsi="Times New Roman" w:eastAsia="方正仿宋_GBK" w:cs="Times New Roman"/>
          <w:color w:val="000000"/>
          <w:kern w:val="0"/>
          <w:sz w:val="32"/>
          <w:szCs w:val="32"/>
        </w:rPr>
      </w:pPr>
      <w:r>
        <w:rPr>
          <w:rFonts w:ascii="Times New Roman" w:hAnsi="Times New Roman" w:eastAsia="方正仿宋_GBK" w:cs="Times New Roman"/>
          <w:sz w:val="32"/>
          <w:szCs w:val="40"/>
        </w:rPr>
        <w:t xml:space="preserve">2. </w:t>
      </w:r>
      <w:r>
        <w:rPr>
          <w:rFonts w:hint="eastAsia" w:ascii="宋体" w:hAnsi="宋体" w:eastAsia="宋体" w:cs="宋体"/>
          <w:sz w:val="32"/>
          <w:szCs w:val="40"/>
        </w:rPr>
        <w:t>挂</w:t>
      </w:r>
      <w:r>
        <w:rPr>
          <w:rFonts w:hint="eastAsia" w:ascii="___WRD_EMBED_SUB_46" w:hAnsi="___WRD_EMBED_SUB_46" w:eastAsia="___WRD_EMBED_SUB_46" w:cs="___WRD_EMBED_SUB_46"/>
          <w:sz w:val="32"/>
          <w:szCs w:val="40"/>
        </w:rPr>
        <w:t>牌</w:t>
      </w:r>
      <w:r>
        <w:rPr>
          <w:rFonts w:ascii="Times New Roman" w:hAnsi="Times New Roman" w:eastAsia="方正仿宋_GBK" w:cs="Times New Roman"/>
          <w:sz w:val="32"/>
          <w:szCs w:val="40"/>
        </w:rPr>
        <w:t>建设“OPC九级人才认证基地”。构建OPC九级能力标准及相关人工智能能力评价体系，建设体系化培训课程、题库、案例、实战项目和备考辅导内容，依托基地开展人才实训、能力评估、认证辅导、实战环境建设和成果转化，建立“人才发现-能力评估-企业对接-场景实践-落地转化”的人工智能人才全栈能力培养与评价服务平台，形成可识别、可评价、可转</w:t>
      </w:r>
      <w:r>
        <w:rPr>
          <w:rFonts w:ascii="Times New Roman" w:hAnsi="Times New Roman" w:eastAsia="方正仿宋_GBK" w:cs="Times New Roman"/>
          <w:color w:val="000000"/>
          <w:kern w:val="0"/>
          <w:sz w:val="32"/>
          <w:szCs w:val="32"/>
        </w:rPr>
        <w:t>化的人才供给能力，为河西中央科创区持续产出经实训和评估筛选的AI创新创业人才，提升区域高水平AI人才浓度，为区域科技企业发展、招才引智和产业生态建设提供人才支撑。</w:t>
      </w:r>
    </w:p>
    <w:p>
      <w:pPr>
        <w:spacing w:line="580" w:lineRule="exact"/>
        <w:ind w:firstLineChars="200"/>
        <w:rPr>
          <w:rFonts w:ascii="Times New Roman" w:hAnsi="Times New Roman" w:cs="Times New Roman"/>
        </w:rPr>
      </w:pPr>
      <w:r>
        <w:rPr>
          <w:rFonts w:ascii="Times New Roman" w:hAnsi="Times New Roman" w:eastAsia="方正仿宋_GBK" w:cs="Times New Roman"/>
          <w:color w:val="000000"/>
          <w:kern w:val="0"/>
          <w:sz w:val="32"/>
          <w:szCs w:val="32"/>
        </w:rPr>
        <w:t xml:space="preserve">3. </w:t>
      </w:r>
      <w:r>
        <w:rPr>
          <w:rFonts w:hint="eastAsia" w:ascii="宋体" w:hAnsi="宋体" w:eastAsia="宋体" w:cs="宋体"/>
          <w:color w:val="000000"/>
          <w:kern w:val="0"/>
          <w:sz w:val="32"/>
          <w:szCs w:val="32"/>
        </w:rPr>
        <w:t>挂</w:t>
      </w:r>
      <w:r>
        <w:rPr>
          <w:rFonts w:hint="eastAsia" w:ascii="___WRD_EMBED_SUB_46" w:hAnsi="___WRD_EMBED_SUB_46" w:eastAsia="___WRD_EMBED_SUB_46" w:cs="___WRD_EMBED_SUB_46"/>
          <w:color w:val="000000"/>
          <w:kern w:val="0"/>
          <w:sz w:val="32"/>
          <w:szCs w:val="32"/>
        </w:rPr>
        <w:t>牌建设</w:t>
      </w:r>
      <w:r>
        <w:rPr>
          <w:rFonts w:ascii="Times New Roman" w:hAnsi="Times New Roman" w:eastAsia="方正仿宋_GBK" w:cs="Times New Roman"/>
          <w:color w:val="000000"/>
          <w:kern w:val="0"/>
          <w:sz w:val="32"/>
          <w:szCs w:val="32"/>
        </w:rPr>
        <w:t>“FDE先锋人才培训基地”。</w:t>
      </w:r>
      <w:del w:id="1" w:author="cathy.dongl" w:date="2026-06-30T13:18:00Z">
        <w:r>
          <w:rPr>
            <w:rFonts w:hint="eastAsia" w:ascii="Times New Roman" w:hAnsi="Times New Roman" w:eastAsia="方正仿宋_GBK" w:cs="Times New Roman"/>
            <w:color w:val="000000"/>
            <w:kern w:val="0"/>
            <w:sz w:val="32"/>
            <w:szCs w:val="32"/>
            <w:rPrChange w:id="2" w:author="cathy.dongl" w:date="2026-06-30T13:23:00Z">
              <w:rPr>
                <w:rFonts w:hint="eastAsia" w:ascii="Times New Roman" w:hAnsi="Times New Roman" w:eastAsia="方正仿宋_GBK" w:cs="Times New Roman"/>
                <w:sz w:val="32"/>
                <w:szCs w:val="40"/>
              </w:rPr>
            </w:rPrChange>
          </w:rPr>
          <w:delText>依托阿里算力、大模型、工具链等平台底座，</w:delText>
        </w:r>
      </w:del>
      <w:r>
        <w:rPr>
          <w:rFonts w:hint="eastAsia" w:ascii="Times New Roman" w:hAnsi="Times New Roman" w:eastAsia="方正仿宋_GBK" w:cs="Times New Roman"/>
          <w:color w:val="000000"/>
          <w:kern w:val="0"/>
          <w:sz w:val="32"/>
          <w:szCs w:val="32"/>
          <w:rPrChange w:id="3" w:author="cathy.dongl" w:date="2026-06-30T13:23:00Z">
            <w:rPr>
              <w:rFonts w:hint="eastAsia" w:ascii="Times New Roman" w:hAnsi="Times New Roman" w:eastAsia="方正仿宋_GBK" w:cs="Times New Roman"/>
              <w:sz w:val="32"/>
              <w:szCs w:val="40"/>
            </w:rPr>
          </w:rPrChange>
        </w:rPr>
        <w:t>聚焦</w:t>
      </w:r>
      <w:r>
        <w:rPr>
          <w:rFonts w:ascii="Times New Roman" w:hAnsi="Times New Roman" w:eastAsia="方正仿宋_GBK" w:cs="Times New Roman"/>
          <w:color w:val="000000"/>
          <w:kern w:val="0"/>
          <w:sz w:val="32"/>
          <w:szCs w:val="32"/>
          <w:rPrChange w:id="4" w:author="cathy.dongl" w:date="2026-06-30T13:23:00Z">
            <w:rPr>
              <w:rFonts w:ascii="Times New Roman" w:hAnsi="Times New Roman" w:eastAsia="方正仿宋_GBK" w:cs="Times New Roman"/>
              <w:sz w:val="32"/>
              <w:szCs w:val="40"/>
            </w:rPr>
          </w:rPrChange>
        </w:rPr>
        <w:t>FDE</w:t>
      </w:r>
      <w:r>
        <w:rPr>
          <w:rFonts w:hint="eastAsia" w:ascii="Times New Roman" w:hAnsi="Times New Roman" w:eastAsia="方正仿宋_GBK" w:cs="Times New Roman"/>
          <w:color w:val="000000"/>
          <w:kern w:val="0"/>
          <w:sz w:val="32"/>
          <w:szCs w:val="32"/>
          <w:rPrChange w:id="5" w:author="cathy.dongl" w:date="2026-06-30T13:23:00Z">
            <w:rPr>
              <w:rFonts w:hint="eastAsia" w:ascii="Times New Roman" w:hAnsi="Times New Roman" w:eastAsia="方正仿宋_GBK" w:cs="Times New Roman"/>
              <w:sz w:val="32"/>
              <w:szCs w:val="40"/>
            </w:rPr>
          </w:rPrChange>
        </w:rPr>
        <w:t>工程师技能实训、项目实操、人才考评</w:t>
      </w:r>
      <w:r>
        <w:rPr>
          <w:rFonts w:hint="eastAsia" w:ascii="Times New Roman" w:hAnsi="Times New Roman" w:eastAsia="方正仿宋_GBK" w:cs="Times New Roman"/>
          <w:color w:val="000000"/>
          <w:kern w:val="0"/>
          <w:sz w:val="32"/>
          <w:szCs w:val="32"/>
          <w:rPrChange w:id="6" w:author="cathy.dongl" w:date="2026-06-30T13:23:00Z">
            <w:rPr>
              <w:rFonts w:hint="eastAsia" w:ascii="Times New Roman" w:hAnsi="Times New Roman" w:eastAsia="方正仿宋_GBK" w:cs="Times New Roman"/>
              <w:sz w:val="32"/>
              <w:szCs w:val="40"/>
            </w:rPr>
          </w:rPrChange>
        </w:rPr>
        <w:t>等前沿需求</w:t>
      </w:r>
      <w:r>
        <w:rPr>
          <w:rFonts w:hint="eastAsia" w:ascii="Times New Roman" w:hAnsi="Times New Roman" w:eastAsia="方正仿宋_GBK" w:cs="Times New Roman"/>
          <w:color w:val="000000"/>
          <w:kern w:val="0"/>
          <w:sz w:val="32"/>
          <w:szCs w:val="32"/>
          <w:rPrChange w:id="7" w:author="cathy.dongl" w:date="2026-06-30T13:23:00Z">
            <w:rPr>
              <w:rFonts w:hint="eastAsia" w:ascii="Times New Roman" w:hAnsi="Times New Roman" w:eastAsia="方正仿宋_GBK" w:cs="Times New Roman"/>
              <w:sz w:val="32"/>
              <w:szCs w:val="40"/>
            </w:rPr>
          </w:rPrChange>
        </w:rPr>
        <w:t>，为河西中央科创区定向培育</w:t>
      </w:r>
      <w:r>
        <w:rPr>
          <w:rFonts w:ascii="Times New Roman" w:hAnsi="Times New Roman" w:eastAsia="方正仿宋_GBK" w:cs="Times New Roman"/>
          <w:color w:val="000000"/>
          <w:kern w:val="0"/>
          <w:sz w:val="32"/>
          <w:szCs w:val="32"/>
          <w:rPrChange w:id="8" w:author="cathy.dongl" w:date="2026-06-30T13:23:00Z">
            <w:rPr>
              <w:rFonts w:ascii="Times New Roman" w:hAnsi="Times New Roman" w:eastAsia="方正仿宋_GBK" w:cs="Times New Roman"/>
              <w:sz w:val="32"/>
              <w:szCs w:val="40"/>
            </w:rPr>
          </w:rPrChange>
        </w:rPr>
        <w:t>AI</w:t>
      </w:r>
      <w:r>
        <w:rPr>
          <w:rFonts w:hint="eastAsia" w:ascii="Times New Roman" w:hAnsi="Times New Roman" w:eastAsia="方正仿宋_GBK" w:cs="Times New Roman"/>
          <w:color w:val="000000"/>
          <w:kern w:val="0"/>
          <w:sz w:val="32"/>
          <w:szCs w:val="32"/>
          <w:rPrChange w:id="9" w:author="cathy.dongl" w:date="2026-06-30T13:23:00Z">
            <w:rPr>
              <w:rFonts w:hint="eastAsia" w:ascii="Times New Roman" w:hAnsi="Times New Roman" w:eastAsia="方正仿宋_GBK" w:cs="Times New Roman"/>
              <w:sz w:val="32"/>
              <w:szCs w:val="40"/>
            </w:rPr>
          </w:rPrChange>
        </w:rPr>
        <w:t>落地复合型</w:t>
      </w:r>
      <w:r>
        <w:rPr>
          <w:rFonts w:hint="eastAsia" w:ascii="Times New Roman" w:hAnsi="Times New Roman" w:eastAsia="方正仿宋_GBK" w:cs="Times New Roman"/>
          <w:color w:val="000000"/>
          <w:kern w:val="0"/>
          <w:sz w:val="32"/>
          <w:szCs w:val="32"/>
          <w:rPrChange w:id="10" w:author="cathy.dongl" w:date="2026-06-30T13:23:00Z">
            <w:rPr>
              <w:rFonts w:hint="eastAsia" w:ascii="Times New Roman" w:hAnsi="Times New Roman" w:eastAsia="方正仿宋_GBK" w:cs="Times New Roman"/>
              <w:sz w:val="32"/>
              <w:szCs w:val="40"/>
            </w:rPr>
          </w:rPrChange>
        </w:rPr>
        <w:t>人才</w:t>
      </w:r>
      <w:r>
        <w:rPr>
          <w:rFonts w:hint="eastAsia" w:ascii="Times New Roman" w:hAnsi="Times New Roman" w:eastAsia="方正仿宋_GBK" w:cs="Times New Roman"/>
          <w:color w:val="000000"/>
          <w:kern w:val="0"/>
          <w:sz w:val="32"/>
          <w:szCs w:val="32"/>
          <w:rPrChange w:id="11" w:author="cathy.dongl" w:date="2026-06-30T13:23:00Z">
            <w:rPr>
              <w:rFonts w:hint="eastAsia" w:ascii="Times New Roman" w:hAnsi="Times New Roman" w:eastAsia="方正仿宋_GBK" w:cs="Times New Roman"/>
              <w:sz w:val="32"/>
              <w:szCs w:val="40"/>
            </w:rPr>
          </w:rPrChange>
        </w:rPr>
        <w:t>，补齐区域</w:t>
      </w:r>
      <w:r>
        <w:rPr>
          <w:rFonts w:ascii="Times New Roman" w:hAnsi="Times New Roman" w:eastAsia="方正仿宋_GBK" w:cs="Times New Roman"/>
          <w:color w:val="000000"/>
          <w:kern w:val="0"/>
          <w:sz w:val="32"/>
          <w:szCs w:val="32"/>
          <w:rPrChange w:id="12" w:author="cathy.dongl" w:date="2026-06-30T13:23:00Z">
            <w:rPr>
              <w:rFonts w:ascii="Times New Roman" w:hAnsi="Times New Roman" w:eastAsia="方正仿宋_GBK" w:cs="Times New Roman"/>
              <w:sz w:val="32"/>
              <w:szCs w:val="40"/>
            </w:rPr>
          </w:rPrChange>
        </w:rPr>
        <w:t>AI</w:t>
      </w:r>
      <w:r>
        <w:rPr>
          <w:rFonts w:hint="eastAsia" w:ascii="Times New Roman" w:hAnsi="Times New Roman" w:eastAsia="方正仿宋_GBK" w:cs="Times New Roman"/>
          <w:color w:val="000000"/>
          <w:kern w:val="0"/>
          <w:sz w:val="32"/>
          <w:szCs w:val="32"/>
          <w:rPrChange w:id="13" w:author="cathy.dongl" w:date="2026-06-30T13:23:00Z">
            <w:rPr>
              <w:rFonts w:hint="eastAsia" w:ascii="Times New Roman" w:hAnsi="Times New Roman" w:eastAsia="方正仿宋_GBK" w:cs="Times New Roman"/>
              <w:sz w:val="32"/>
              <w:szCs w:val="40"/>
            </w:rPr>
          </w:rPrChange>
        </w:rPr>
        <w:t>产业人才链条，为人工智能企业输送</w:t>
      </w:r>
      <w:r>
        <w:rPr>
          <w:rFonts w:ascii="Times New Roman" w:hAnsi="Times New Roman" w:eastAsia="方正仿宋_GBK" w:cs="Times New Roman"/>
          <w:sz w:val="32"/>
          <w:szCs w:val="40"/>
        </w:rPr>
        <w:t>持证FDE人才，服务金融、政务等领域数字化转型，筑牢人工智能产业发展底座。</w:t>
      </w:r>
    </w:p>
    <w:p>
      <w:p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第二条 权利与义务</w:t>
      </w:r>
    </w:p>
    <w:p>
      <w:pPr>
        <w:spacing w:line="580" w:lineRule="exact"/>
        <w:ind w:firstLine="640" w:firstLineChars="200"/>
        <w:rPr>
          <w:rFonts w:ascii="Times New Roman" w:hAnsi="Times New Roman" w:eastAsia="方正楷体_GBK" w:cs="Times New Roman"/>
          <w:sz w:val="32"/>
          <w:szCs w:val="40"/>
        </w:rPr>
      </w:pPr>
      <w:r>
        <w:rPr>
          <w:rFonts w:ascii="Times New Roman" w:hAnsi="Times New Roman" w:eastAsia="方正楷体_GBK" w:cs="Times New Roman"/>
          <w:sz w:val="32"/>
          <w:szCs w:val="40"/>
        </w:rPr>
        <w:t>（一）甲方权利及义务</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1. </w:t>
      </w:r>
      <w:r>
        <w:rPr>
          <w:rFonts w:ascii="Times New Roman" w:hAnsi="Times New Roman" w:eastAsia="方正仿宋_GBK" w:cs="Times New Roman"/>
          <w:b/>
          <w:bCs/>
          <w:color w:val="000000"/>
          <w:sz w:val="32"/>
          <w:szCs w:val="32"/>
        </w:rPr>
        <w:t>甲方为“一中心两基地”建设提供150万元/年资金支持</w:t>
      </w:r>
      <w:r>
        <w:rPr>
          <w:rFonts w:ascii="Times New Roman" w:hAnsi="Times New Roman" w:eastAsia="方正仿宋_GBK" w:cs="Times New Roman"/>
          <w:color w:val="000000"/>
          <w:sz w:val="32"/>
          <w:szCs w:val="32"/>
        </w:rPr>
        <w:t>，并按照协议约定及时拨付资金。</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2. 甲方积极协助丙方推进“一中心两基地”实体化运营，为校企合作开展链接资源，协助对接合作高校，推进搭建课程体系进高校；协助对接园区企业，开放应用场景服务课程体系。</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3. 甲方积极导入现有各类沙龙路演、培训讲座等资源，为“一中心两基地”建设赋能，快速提升基地建设成效。</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4. 甲方联合乙方开放河西中央科创区亲橙OPC社区资源，协助乙方推进OPC九级能力标准体系的市场验证和认证落地。</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5. 甲方</w:t>
      </w:r>
      <w:r>
        <w:rPr>
          <w:rFonts w:ascii="Times New Roman" w:hAnsi="Times New Roman" w:eastAsia="方正仿宋_GBK" w:cs="Times New Roman"/>
          <w:sz w:val="32"/>
          <w:szCs w:val="32"/>
        </w:rPr>
        <w:t>按照本协议第一条约定的合作内容，为丙方实体化运营</w:t>
      </w:r>
      <w:r>
        <w:rPr>
          <w:rFonts w:ascii="Times New Roman" w:hAnsi="Times New Roman" w:eastAsia="方正仿宋_GBK" w:cs="Times New Roman"/>
          <w:color w:val="000000"/>
          <w:sz w:val="32"/>
          <w:szCs w:val="32"/>
        </w:rPr>
        <w:t>“一中心两基地”提供必要的文件、</w:t>
      </w:r>
      <w:r>
        <w:rPr>
          <w:rFonts w:ascii="Times New Roman" w:hAnsi="Times New Roman" w:eastAsia="方正仿宋_GBK" w:cs="Times New Roman"/>
          <w:sz w:val="32"/>
          <w:szCs w:val="32"/>
        </w:rPr>
        <w:t>材料等支持。</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6. </w:t>
      </w:r>
      <w:r>
        <w:rPr>
          <w:rFonts w:ascii="Times New Roman" w:hAnsi="Times New Roman" w:eastAsia="方正仿宋_GBK" w:cs="Times New Roman"/>
          <w:sz w:val="32"/>
          <w:szCs w:val="32"/>
          <w:shd w:val="clear" w:color="auto" w:fill="FFFFFF"/>
        </w:rPr>
        <w:t>甲方依据江苏省、南京市以及建邺区当期创新创业相关政策，协助</w:t>
      </w:r>
      <w:r>
        <w:rPr>
          <w:rFonts w:ascii="Times New Roman" w:hAnsi="Times New Roman" w:eastAsia="方正仿宋_GBK" w:cs="Times New Roman"/>
          <w:color w:val="000000"/>
          <w:sz w:val="32"/>
          <w:szCs w:val="32"/>
        </w:rPr>
        <w:t>“一中心两基地”牵引落地的</w:t>
      </w:r>
      <w:r>
        <w:rPr>
          <w:rFonts w:ascii="Times New Roman" w:hAnsi="Times New Roman" w:eastAsia="方正仿宋_GBK" w:cs="Times New Roman"/>
          <w:sz w:val="32"/>
          <w:szCs w:val="32"/>
          <w:shd w:val="clear" w:color="auto" w:fill="FFFFFF"/>
        </w:rPr>
        <w:t>人才、创业项目申请</w:t>
      </w:r>
      <w:r>
        <w:rPr>
          <w:rFonts w:ascii="Times New Roman" w:hAnsi="Times New Roman" w:eastAsia="方正仿宋_GBK" w:cs="Times New Roman"/>
          <w:color w:val="000000"/>
          <w:sz w:val="32"/>
          <w:szCs w:val="32"/>
        </w:rPr>
        <w:t>政策支持</w:t>
      </w:r>
      <w:r>
        <w:rPr>
          <w:rFonts w:ascii="Times New Roman" w:hAnsi="Times New Roman" w:eastAsia="方正仿宋_GBK" w:cs="Times New Roman"/>
          <w:sz w:val="32"/>
          <w:szCs w:val="32"/>
          <w:shd w:val="clear" w:color="auto" w:fill="FFFFFF"/>
        </w:rPr>
        <w:t>。</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7. 甲方有权在</w:t>
      </w:r>
      <w:r>
        <w:rPr>
          <w:rFonts w:ascii="Times New Roman" w:hAnsi="Times New Roman" w:eastAsia="方正仿宋_GBK" w:cs="Times New Roman"/>
          <w:sz w:val="32"/>
          <w:szCs w:val="32"/>
        </w:rPr>
        <w:t>本协议合作期内，每年对丙方</w:t>
      </w:r>
      <w:r>
        <w:rPr>
          <w:rFonts w:ascii="Times New Roman" w:hAnsi="Times New Roman" w:eastAsia="方正仿宋_GBK" w:cs="Times New Roman"/>
          <w:color w:val="000000"/>
          <w:sz w:val="32"/>
          <w:szCs w:val="32"/>
        </w:rPr>
        <w:t>“一中心两基地”实际运营成效</w:t>
      </w:r>
      <w:r>
        <w:rPr>
          <w:rFonts w:ascii="Times New Roman" w:hAnsi="Times New Roman" w:eastAsia="方正仿宋_GBK" w:cs="Times New Roman"/>
          <w:sz w:val="32"/>
          <w:szCs w:val="32"/>
        </w:rPr>
        <w:t>进行综合评价</w:t>
      </w:r>
      <w:r>
        <w:rPr>
          <w:rFonts w:ascii="Times New Roman" w:hAnsi="Times New Roman" w:eastAsia="方正仿宋_GBK" w:cs="Times New Roman"/>
          <w:color w:val="000000"/>
          <w:sz w:val="32"/>
          <w:szCs w:val="32"/>
        </w:rPr>
        <w:t>。</w:t>
      </w:r>
    </w:p>
    <w:p>
      <w:pPr>
        <w:spacing w:line="580" w:lineRule="exact"/>
        <w:ind w:firstLine="640" w:firstLineChars="200"/>
        <w:rPr>
          <w:rFonts w:ascii="Times New Roman" w:hAnsi="Times New Roman" w:eastAsia="方正楷体_GBK" w:cs="Times New Roman"/>
          <w:sz w:val="32"/>
          <w:szCs w:val="40"/>
        </w:rPr>
      </w:pPr>
      <w:r>
        <w:rPr>
          <w:rFonts w:ascii="Times New Roman" w:hAnsi="Times New Roman" w:eastAsia="方正楷体_GBK" w:cs="Times New Roman"/>
          <w:sz w:val="32"/>
          <w:szCs w:val="40"/>
        </w:rPr>
        <w:t>（二）乙方权利及义务</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1. </w:t>
      </w:r>
      <w:r>
        <w:rPr>
          <w:rFonts w:ascii="Times New Roman" w:hAnsi="Times New Roman" w:eastAsia="方正仿宋_GBK" w:cs="Times New Roman"/>
          <w:b/>
          <w:bCs/>
          <w:color w:val="000000"/>
          <w:sz w:val="32"/>
          <w:szCs w:val="32"/>
        </w:rPr>
        <w:t>乙方为“一中</w:t>
      </w:r>
      <w:r>
        <w:rPr>
          <w:rFonts w:ascii="Times New Roman" w:hAnsi="Times New Roman" w:eastAsia="方正仿宋_GBK" w:cs="Times New Roman"/>
          <w:color w:val="000000"/>
          <w:sz w:val="32"/>
          <w:szCs w:val="32"/>
        </w:rPr>
        <w:t>心两基地”运营团</w:t>
      </w:r>
      <w:r>
        <w:rPr>
          <w:rFonts w:hint="eastAsia" w:ascii="宋体" w:hAnsi="宋体" w:eastAsia="宋体" w:cs="宋体"/>
          <w:color w:val="000000"/>
          <w:sz w:val="32"/>
          <w:szCs w:val="32"/>
        </w:rPr>
        <w:t>队</w:t>
      </w:r>
      <w:r>
        <w:rPr>
          <w:rFonts w:hint="eastAsia" w:ascii="___WRD_EMBED_SUB_46" w:hAnsi="___WRD_EMBED_SUB_46" w:eastAsia="___WRD_EMBED_SUB_46" w:cs="___WRD_EMBED_SUB_46"/>
          <w:color w:val="000000"/>
          <w:sz w:val="32"/>
          <w:szCs w:val="32"/>
        </w:rPr>
        <w:t>提供</w:t>
      </w:r>
      <w:del w:id="14" w:author="cathy.dongl" w:date="2026-06-30T14:25:00Z">
        <w:r>
          <w:rPr>
            <w:rFonts w:hint="eastAsia" w:ascii="___WRD_EMBED_SUB_46" w:hAnsi="___WRD_EMBED_SUB_46" w:eastAsia="___WRD_EMBED_SUB_46" w:cs="___WRD_EMBED_SUB_46"/>
            <w:color w:val="000000"/>
            <w:sz w:val="32"/>
            <w:szCs w:val="32"/>
          </w:rPr>
          <w:delText>免费</w:delText>
        </w:r>
      </w:del>
      <w:r>
        <w:rPr>
          <w:rFonts w:ascii="Times New Roman" w:hAnsi="Times New Roman" w:eastAsia="方正仿宋_GBK" w:cs="Times New Roman"/>
          <w:color w:val="000000"/>
          <w:sz w:val="32"/>
          <w:szCs w:val="32"/>
        </w:rPr>
        <w:t>工作场地支持，</w:t>
      </w:r>
      <w:ins w:id="15" w:author="cathy.dongl" w:date="2026-06-30T14:43:00Z">
        <w:r>
          <w:rPr>
            <w:rFonts w:hint="eastAsia" w:ascii="Times New Roman" w:hAnsi="Times New Roman" w:eastAsia="方正仿宋_GBK" w:cs="Times New Roman"/>
            <w:color w:val="000000"/>
            <w:sz w:val="32"/>
            <w:szCs w:val="32"/>
          </w:rPr>
          <w:t>具体由</w:t>
        </w:r>
      </w:ins>
      <w:ins w:id="16" w:author="cathy.dongl" w:date="2026-06-30T14:26:00Z">
        <w:r>
          <w:rPr>
            <w:rFonts w:hint="eastAsia" w:ascii="Times New Roman" w:hAnsi="Times New Roman" w:eastAsia="方正仿宋_GBK" w:cs="Times New Roman"/>
            <w:color w:val="000000"/>
            <w:sz w:val="32"/>
            <w:szCs w:val="32"/>
          </w:rPr>
          <w:t>乙、丙双方另行签署协议约定</w:t>
        </w:r>
      </w:ins>
      <w:del w:id="17" w:author="cathy.dongl" w:date="2026-06-30T14:00:00Z">
        <w:commentRangeStart w:id="0"/>
        <w:r>
          <w:rPr>
            <w:rFonts w:ascii="Times New Roman" w:hAnsi="Times New Roman" w:eastAsia="方正仿宋_GBK" w:cs="Times New Roman"/>
            <w:color w:val="000000"/>
            <w:sz w:val="32"/>
            <w:szCs w:val="32"/>
          </w:rPr>
          <w:delText>为相关载体提供必要设施保障</w:delText>
        </w:r>
        <w:commentRangeEnd w:id="0"/>
      </w:del>
      <w:r>
        <w:rPr>
          <w:rStyle w:val="9"/>
          <w:rFonts w:ascii="Times New Roman" w:hAnsi="Times New Roman" w:eastAsia="方正仿宋_GBK" w:cs="Times New Roman"/>
          <w:color w:val="000000"/>
          <w:sz w:val="32"/>
          <w:szCs w:val="32"/>
        </w:rPr>
        <w:commentReference w:id="0"/>
      </w:r>
      <w:r>
        <w:rPr>
          <w:rFonts w:ascii="Times New Roman" w:hAnsi="Times New Roman" w:eastAsia="方正仿宋_GBK" w:cs="Times New Roman"/>
          <w:color w:val="000000"/>
          <w:sz w:val="32"/>
          <w:szCs w:val="32"/>
        </w:rPr>
        <w:t>。</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2. 乙方开放南京阿里中心范围内各类会议室、路演厅等公共服务场地，按照</w:t>
      </w:r>
      <w:r>
        <w:rPr>
          <w:rFonts w:hint="eastAsia" w:ascii="宋体" w:hAnsi="宋体" w:eastAsia="宋体" w:cs="宋体"/>
          <w:color w:val="000000"/>
          <w:sz w:val="32"/>
          <w:szCs w:val="32"/>
        </w:rPr>
        <w:t>预</w:t>
      </w:r>
      <w:r>
        <w:rPr>
          <w:rFonts w:hint="eastAsia" w:ascii="___WRD_EMBED_SUB_46" w:hAnsi="___WRD_EMBED_SUB_46" w:eastAsia="___WRD_EMBED_SUB_46" w:cs="___WRD_EMBED_SUB_46"/>
          <w:color w:val="000000"/>
          <w:sz w:val="32"/>
          <w:szCs w:val="32"/>
        </w:rPr>
        <w:t>约免费制，为</w:t>
      </w:r>
      <w:r>
        <w:rPr>
          <w:rFonts w:ascii="Times New Roman" w:hAnsi="Times New Roman" w:eastAsia="方正仿宋_GBK" w:cs="Times New Roman"/>
          <w:color w:val="000000"/>
          <w:sz w:val="32"/>
          <w:szCs w:val="32"/>
        </w:rPr>
        <w:t>开展各项学习培训、交流辅导、会议活动等提供场地保障。</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3. 乙方积极链接阿里</w:t>
      </w:r>
      <w:del w:id="18" w:author="cathy.dongl" w:date="2026-06-30T13:21:00Z">
        <w:r>
          <w:rPr>
            <w:rFonts w:ascii="Times New Roman" w:hAnsi="Times New Roman" w:eastAsia="方正仿宋_GBK" w:cs="Times New Roman"/>
            <w:color w:val="000000"/>
            <w:sz w:val="32"/>
            <w:szCs w:val="32"/>
          </w:rPr>
          <w:delText>云算力、通义大模型、AI开发工具、阿里魔搭社区等</w:delText>
        </w:r>
      </w:del>
      <w:r>
        <w:rPr>
          <w:rFonts w:ascii="Times New Roman" w:hAnsi="Times New Roman" w:eastAsia="方正仿宋_GBK" w:cs="Times New Roman"/>
          <w:color w:val="000000"/>
          <w:sz w:val="32"/>
          <w:szCs w:val="32"/>
        </w:rPr>
        <w:t>生态协同资源以及上下游生态企业技术、产业场景，为“一中心两基地”人才培训、课程体系搭建等提供</w:t>
      </w:r>
      <w:del w:id="19" w:author="cathy.dongl" w:date="2026-06-30T13:22:00Z">
        <w:r>
          <w:rPr>
            <w:rFonts w:hint="eastAsia" w:ascii="Times New Roman" w:hAnsi="Times New Roman" w:eastAsia="方正仿宋_GBK" w:cs="Times New Roman"/>
            <w:color w:val="000000"/>
            <w:sz w:val="32"/>
            <w:szCs w:val="32"/>
          </w:rPr>
          <w:delText>支撑</w:delText>
        </w:r>
      </w:del>
      <w:ins w:id="20" w:author="cathy.dongl" w:date="2026-06-30T14:42:00Z">
        <w:r>
          <w:rPr>
            <w:rFonts w:hint="eastAsia" w:ascii="Times New Roman" w:hAnsi="Times New Roman" w:eastAsia="方正仿宋_GBK" w:cs="Times New Roman"/>
            <w:color w:val="000000"/>
            <w:sz w:val="32"/>
            <w:szCs w:val="32"/>
          </w:rPr>
          <w:t>资源</w:t>
        </w:r>
      </w:ins>
      <w:ins w:id="21" w:author="cathy.dongl" w:date="2026-06-30T14:43:00Z">
        <w:r>
          <w:rPr>
            <w:rFonts w:hint="eastAsia" w:ascii="Times New Roman" w:hAnsi="Times New Roman" w:eastAsia="方正仿宋_GBK" w:cs="Times New Roman"/>
            <w:color w:val="000000"/>
            <w:sz w:val="32"/>
            <w:szCs w:val="32"/>
          </w:rPr>
          <w:t>对接</w:t>
        </w:r>
      </w:ins>
      <w:ins w:id="22" w:author="cathy.dongl" w:date="2026-06-30T13:22:00Z">
        <w:r>
          <w:rPr>
            <w:rFonts w:hint="eastAsia" w:ascii="Times New Roman" w:hAnsi="Times New Roman" w:eastAsia="方正仿宋_GBK" w:cs="Times New Roman"/>
            <w:color w:val="000000"/>
            <w:sz w:val="32"/>
            <w:szCs w:val="32"/>
          </w:rPr>
          <w:t>协助</w:t>
        </w:r>
      </w:ins>
      <w:r>
        <w:rPr>
          <w:rFonts w:ascii="Times New Roman" w:hAnsi="Times New Roman" w:eastAsia="方正仿宋_GBK" w:cs="Times New Roman"/>
          <w:color w:val="000000"/>
          <w:sz w:val="32"/>
          <w:szCs w:val="32"/>
        </w:rPr>
        <w:t>。</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4. 乙方有权在</w:t>
      </w:r>
      <w:r>
        <w:rPr>
          <w:rFonts w:ascii="Times New Roman" w:hAnsi="Times New Roman" w:eastAsia="方正仿宋_GBK" w:cs="Times New Roman"/>
          <w:sz w:val="32"/>
          <w:szCs w:val="32"/>
        </w:rPr>
        <w:t>本协议合作期内，</w:t>
      </w:r>
      <w:commentRangeStart w:id="1"/>
      <w:r>
        <w:rPr>
          <w:rFonts w:ascii="Times New Roman" w:hAnsi="Times New Roman" w:eastAsia="方正仿宋_GBK" w:cs="Times New Roman"/>
          <w:sz w:val="32"/>
          <w:szCs w:val="32"/>
        </w:rPr>
        <w:t>每年对丙方</w:t>
      </w:r>
      <w:r>
        <w:rPr>
          <w:rFonts w:ascii="Times New Roman" w:hAnsi="Times New Roman" w:eastAsia="方正仿宋_GBK" w:cs="Times New Roman"/>
          <w:color w:val="000000"/>
          <w:sz w:val="32"/>
          <w:szCs w:val="32"/>
        </w:rPr>
        <w:t>“一中心两基地”实际运营成效</w:t>
      </w:r>
      <w:r>
        <w:rPr>
          <w:rFonts w:ascii="Times New Roman" w:hAnsi="Times New Roman" w:eastAsia="方正仿宋_GBK" w:cs="Times New Roman"/>
          <w:sz w:val="32"/>
          <w:szCs w:val="32"/>
        </w:rPr>
        <w:t>进行综合评价</w:t>
      </w:r>
      <w:r>
        <w:rPr>
          <w:rFonts w:ascii="Times New Roman" w:hAnsi="Times New Roman" w:eastAsia="方正仿宋_GBK" w:cs="Times New Roman"/>
          <w:color w:val="000000"/>
          <w:sz w:val="32"/>
          <w:szCs w:val="32"/>
        </w:rPr>
        <w:t>。</w:t>
      </w:r>
      <w:commentRangeEnd w:id="1"/>
      <w:r>
        <w:rPr>
          <w:rStyle w:val="9"/>
          <w:rFonts w:ascii="Times New Roman" w:hAnsi="Times New Roman" w:eastAsia="方正仿宋_GBK" w:cs="Times New Roman"/>
          <w:color w:val="000000"/>
          <w:sz w:val="32"/>
          <w:szCs w:val="32"/>
        </w:rPr>
        <w:commentReference w:id="1"/>
      </w:r>
    </w:p>
    <w:p>
      <w:pPr>
        <w:spacing w:line="580" w:lineRule="exact"/>
        <w:ind w:firstLineChars="200"/>
        <w:rPr>
          <w:ins w:id="23" w:author="苏锐" w:date="2026-06-30T17:32:58Z"/>
          <w:rFonts w:ascii="Times New Roman" w:hAnsi="Times New Roman" w:eastAsia="方正仿宋_GBK" w:cs="Times New Roman"/>
          <w:color w:val="000000"/>
          <w:sz w:val="32"/>
          <w:szCs w:val="32"/>
          <w:woUserID w:val="1"/>
        </w:rPr>
      </w:pPr>
      <w:del w:id="24" w:author="Su" w:date="2026-06-30T16:18:00Z">
        <w:r>
          <w:rPr>
            <w:rFonts w:ascii="Times New Roman" w:hAnsi="Times New Roman" w:eastAsia="方正仿宋_GBK" w:cs="Times New Roman"/>
            <w:color w:val="000000"/>
            <w:sz w:val="32"/>
            <w:szCs w:val="32"/>
            <w:highlight w:val="yellow"/>
          </w:rPr>
          <w:delText xml:space="preserve">5. </w:delText>
        </w:r>
      </w:del>
      <w:del w:id="25" w:author="Su" w:date="2026-06-30T16:16:00Z">
        <w:commentRangeStart w:id="2"/>
        <w:r>
          <w:rPr>
            <w:rFonts w:hint="eastAsia" w:ascii="Times New Roman" w:hAnsi="Times New Roman" w:eastAsia="方正仿宋_GBK" w:cs="Times New Roman"/>
            <w:color w:val="000000"/>
            <w:sz w:val="32"/>
            <w:szCs w:val="32"/>
            <w:highlight w:val="yellow"/>
          </w:rPr>
          <w:delText>乙</w:delText>
        </w:r>
      </w:del>
      <w:del w:id="26" w:author="Su" w:date="2026-06-30T16:16:00Z">
        <w:r>
          <w:rPr>
            <w:rFonts w:ascii="Times New Roman" w:hAnsi="Times New Roman" w:eastAsia="方正仿宋_GBK" w:cs="Times New Roman"/>
            <w:color w:val="000000"/>
            <w:sz w:val="32"/>
            <w:szCs w:val="32"/>
            <w:highlight w:val="yellow"/>
          </w:rPr>
          <w:delText>方其他所需权利……</w:delText>
        </w:r>
        <w:commentRangeEnd w:id="2"/>
      </w:del>
      <w:del w:id="27" w:author="Su" w:date="2026-06-30T16:16:00Z">
        <w:r>
          <w:rPr>
            <w:rStyle w:val="9"/>
            <w:rFonts w:ascii="Times New Roman" w:hAnsi="Times New Roman" w:cs="Times New Roman"/>
            <w:szCs w:val="24"/>
            <w:u w:val="single"/>
          </w:rPr>
          <w:commentReference w:id="2"/>
        </w:r>
      </w:del>
      <w:ins w:id="28" w:author="苏锐" w:date="2026-06-30T17:33:00Z">
        <w:r>
          <w:rPr>
            <w:rStyle w:val="9"/>
            <w:rFonts w:ascii="Times New Roman" w:hAnsi="Times New Roman" w:cs="Times New Roman"/>
            <w:szCs w:val="24"/>
            <w:u w:val="single"/>
            <w:woUserID w:val="1"/>
          </w:rPr>
          <w:t>5</w:t>
        </w:r>
      </w:ins>
      <w:ins w:id="29" w:author="苏锐" w:date="2026-06-30T17:32:58Z">
        <w:r>
          <w:rPr>
            <w:rFonts w:ascii="Times New Roman" w:hAnsi="Times New Roman" w:eastAsia="方正仿宋_GBK" w:cs="Times New Roman"/>
            <w:color w:val="000000"/>
            <w:sz w:val="32"/>
            <w:szCs w:val="32"/>
            <w:woUserID w:val="1"/>
          </w:rPr>
          <w:t xml:space="preserve">. </w:t>
        </w:r>
      </w:ins>
      <w:ins w:id="30" w:author="苏锐" w:date="2026-06-30T17:32:58Z">
        <w:r>
          <w:rPr>
            <w:rStyle w:val="9"/>
            <w:rFonts w:ascii="Times New Roman" w:hAnsi="Times New Roman" w:eastAsia="方正仿宋_GBK" w:cs="Times New Roman"/>
            <w:color w:val="000000"/>
            <w:sz w:val="32"/>
            <w:szCs w:val="32"/>
            <w:woUserID w:val="1"/>
          </w:rPr>
          <w:commentReference w:id="3"/>
        </w:r>
      </w:ins>
      <w:ins w:id="31" w:author="苏锐" w:date="2026-06-30T17:33:08Z">
        <w:r>
          <w:rPr>
            <w:rFonts w:ascii="Times New Roman" w:hAnsi="Times New Roman" w:eastAsia="方正仿宋_GBK" w:cs="Times New Roman"/>
            <w:color w:val="000000"/>
            <w:sz w:val="32"/>
            <w:szCs w:val="32"/>
            <w:woUserID w:val="1"/>
          </w:rPr>
          <w:t>“</w:t>
        </w:r>
      </w:ins>
      <w:ins w:id="32" w:author="苏锐" w:date="2026-06-30T17:33:09Z">
        <w:r>
          <w:rPr>
            <w:rFonts w:ascii="Times New Roman" w:hAnsi="Times New Roman" w:eastAsia="方正仿宋_GBK" w:cs="Times New Roman"/>
            <w:color w:val="000000"/>
            <w:sz w:val="32"/>
            <w:szCs w:val="32"/>
            <w:woUserID w:val="1"/>
          </w:rPr>
          <w:t>一中心</w:t>
        </w:r>
      </w:ins>
      <w:ins w:id="33" w:author="苏锐" w:date="2026-06-30T17:33:11Z">
        <w:r>
          <w:rPr>
            <w:rFonts w:ascii="Times New Roman" w:hAnsi="Times New Roman" w:eastAsia="方正仿宋_GBK" w:cs="Times New Roman"/>
            <w:color w:val="000000"/>
            <w:sz w:val="32"/>
            <w:szCs w:val="32"/>
            <w:woUserID w:val="1"/>
          </w:rPr>
          <w:t>两基地</w:t>
        </w:r>
      </w:ins>
      <w:ins w:id="34" w:author="苏锐" w:date="2026-06-30T17:33:12Z">
        <w:r>
          <w:rPr>
            <w:rFonts w:ascii="Times New Roman" w:hAnsi="Times New Roman" w:eastAsia="方正仿宋_GBK" w:cs="Times New Roman"/>
            <w:color w:val="000000"/>
            <w:sz w:val="32"/>
            <w:szCs w:val="32"/>
            <w:woUserID w:val="1"/>
          </w:rPr>
          <w:t>”</w:t>
        </w:r>
      </w:ins>
      <w:ins w:id="35" w:author="苏锐" w:date="2026-06-30T17:33:13Z">
        <w:r>
          <w:rPr>
            <w:rFonts w:ascii="Times New Roman" w:hAnsi="Times New Roman" w:eastAsia="方正仿宋_GBK" w:cs="Times New Roman"/>
            <w:color w:val="000000"/>
            <w:sz w:val="32"/>
            <w:szCs w:val="32"/>
            <w:woUserID w:val="1"/>
          </w:rPr>
          <w:t>需</w:t>
        </w:r>
      </w:ins>
      <w:ins w:id="36" w:author="苏锐" w:date="2026-06-30T17:33:14Z">
        <w:r>
          <w:rPr>
            <w:rFonts w:ascii="Times New Roman" w:hAnsi="Times New Roman" w:eastAsia="方正仿宋_GBK" w:cs="Times New Roman"/>
            <w:color w:val="000000"/>
            <w:sz w:val="32"/>
            <w:szCs w:val="32"/>
            <w:woUserID w:val="1"/>
          </w:rPr>
          <w:t>向</w:t>
        </w:r>
      </w:ins>
      <w:ins w:id="37" w:author="苏锐" w:date="2026-06-30T17:33:16Z">
        <w:r>
          <w:rPr>
            <w:rFonts w:ascii="Times New Roman" w:hAnsi="Times New Roman" w:eastAsia="方正仿宋_GBK" w:cs="Times New Roman"/>
            <w:color w:val="000000"/>
            <w:sz w:val="32"/>
            <w:szCs w:val="32"/>
            <w:woUserID w:val="1"/>
          </w:rPr>
          <w:t>乙方</w:t>
        </w:r>
      </w:ins>
      <w:ins w:id="38" w:author="苏锐" w:date="2026-06-30T17:33:21Z">
        <w:r>
          <w:rPr>
            <w:rFonts w:ascii="Times New Roman" w:hAnsi="Times New Roman" w:eastAsia="方正仿宋_GBK" w:cs="Times New Roman"/>
            <w:color w:val="000000"/>
            <w:sz w:val="32"/>
            <w:szCs w:val="32"/>
            <w:woUserID w:val="1"/>
          </w:rPr>
          <w:t>及</w:t>
        </w:r>
      </w:ins>
      <w:ins w:id="39" w:author="苏锐" w:date="2026-06-30T17:33:23Z">
        <w:r>
          <w:rPr>
            <w:rFonts w:ascii="Times New Roman" w:hAnsi="Times New Roman" w:eastAsia="方正仿宋_GBK" w:cs="Times New Roman"/>
            <w:color w:val="000000"/>
            <w:sz w:val="32"/>
            <w:szCs w:val="32"/>
            <w:woUserID w:val="1"/>
          </w:rPr>
          <w:t>乙方</w:t>
        </w:r>
      </w:ins>
      <w:ins w:id="40" w:author="苏锐" w:date="2026-06-30T17:33:24Z">
        <w:r>
          <w:rPr>
            <w:rFonts w:ascii="Times New Roman" w:hAnsi="Times New Roman" w:eastAsia="方正仿宋_GBK" w:cs="Times New Roman"/>
            <w:color w:val="000000"/>
            <w:sz w:val="32"/>
            <w:szCs w:val="32"/>
            <w:woUserID w:val="1"/>
          </w:rPr>
          <w:t>入驻企业</w:t>
        </w:r>
      </w:ins>
      <w:ins w:id="41" w:author="苏锐" w:date="2026-06-30T17:33:53Z">
        <w:r>
          <w:rPr>
            <w:rFonts w:ascii="Times New Roman" w:hAnsi="Times New Roman" w:eastAsia="方正仿宋_GBK" w:cs="Times New Roman"/>
            <w:color w:val="000000"/>
            <w:sz w:val="32"/>
            <w:szCs w:val="32"/>
            <w:woUserID w:val="1"/>
          </w:rPr>
          <w:t>/</w:t>
        </w:r>
      </w:ins>
      <w:ins w:id="42" w:author="苏锐" w:date="2026-06-30T17:33:54Z">
        <w:r>
          <w:rPr>
            <w:rFonts w:ascii="Times New Roman" w:hAnsi="Times New Roman" w:eastAsia="方正仿宋_GBK" w:cs="Times New Roman"/>
            <w:color w:val="000000"/>
            <w:sz w:val="32"/>
            <w:szCs w:val="32"/>
            <w:woUserID w:val="1"/>
          </w:rPr>
          <w:t>公寓</w:t>
        </w:r>
      </w:ins>
      <w:ins w:id="43" w:author="苏锐" w:date="2026-06-30T17:33:56Z">
        <w:r>
          <w:rPr>
            <w:rFonts w:ascii="Times New Roman" w:hAnsi="Times New Roman" w:eastAsia="方正仿宋_GBK" w:cs="Times New Roman"/>
            <w:color w:val="000000"/>
            <w:sz w:val="32"/>
            <w:szCs w:val="32"/>
            <w:woUserID w:val="1"/>
          </w:rPr>
          <w:t>租户</w:t>
        </w:r>
      </w:ins>
      <w:ins w:id="44" w:author="苏锐" w:date="2026-06-30T17:33:26Z">
        <w:bookmarkStart w:id="1" w:name="_GoBack"/>
        <w:bookmarkEnd w:id="1"/>
        <w:r>
          <w:rPr>
            <w:rFonts w:ascii="Times New Roman" w:hAnsi="Times New Roman" w:eastAsia="方正仿宋_GBK" w:cs="Times New Roman"/>
            <w:color w:val="000000"/>
            <w:sz w:val="32"/>
            <w:szCs w:val="32"/>
            <w:woUserID w:val="1"/>
          </w:rPr>
          <w:t>开放</w:t>
        </w:r>
      </w:ins>
      <w:ins w:id="45" w:author="苏锐" w:date="2026-06-30T17:33:28Z">
        <w:r>
          <w:rPr>
            <w:rFonts w:ascii="Times New Roman" w:hAnsi="Times New Roman" w:eastAsia="方正仿宋_GBK" w:cs="Times New Roman"/>
            <w:color w:val="000000"/>
            <w:sz w:val="32"/>
            <w:szCs w:val="32"/>
            <w:woUserID w:val="1"/>
          </w:rPr>
          <w:t>免费的</w:t>
        </w:r>
      </w:ins>
      <w:ins w:id="46" w:author="苏锐" w:date="2026-06-30T17:33:30Z">
        <w:r>
          <w:rPr>
            <w:rFonts w:ascii="Times New Roman" w:hAnsi="Times New Roman" w:eastAsia="方正仿宋_GBK" w:cs="Times New Roman"/>
            <w:color w:val="000000"/>
            <w:sz w:val="32"/>
            <w:szCs w:val="32"/>
            <w:woUserID w:val="1"/>
          </w:rPr>
          <w:t>活动名额</w:t>
        </w:r>
      </w:ins>
      <w:ins w:id="47" w:author="苏锐" w:date="2026-06-30T17:33:33Z">
        <w:r>
          <w:rPr>
            <w:rFonts w:ascii="Times New Roman" w:hAnsi="Times New Roman" w:eastAsia="方正仿宋_GBK" w:cs="Times New Roman"/>
            <w:color w:val="000000"/>
            <w:sz w:val="32"/>
            <w:szCs w:val="32"/>
            <w:woUserID w:val="1"/>
          </w:rPr>
          <w:t>。</w:t>
        </w:r>
      </w:ins>
    </w:p>
    <w:p>
      <w:pPr>
        <w:pStyle w:val="2"/>
        <w:spacing w:after="0" w:line="580" w:lineRule="exact"/>
        <w:ind w:left="0" w:leftChars="0" w:firstLineChars="200"/>
        <w:rPr>
          <w:rFonts w:hint="default" w:ascii="Times New Roman" w:hAnsi="Times New Roman" w:cs="Times New Roman"/>
          <w:u w:val="single"/>
          <w:woUserID w:val="1"/>
        </w:rPr>
      </w:pPr>
    </w:p>
    <w:p>
      <w:pPr>
        <w:spacing w:line="580" w:lineRule="exact"/>
        <w:ind w:firstLine="640" w:firstLineChars="200"/>
        <w:rPr>
          <w:rFonts w:ascii="Times New Roman" w:hAnsi="Times New Roman" w:eastAsia="方正楷体_GBK" w:cs="Times New Roman"/>
          <w:sz w:val="32"/>
          <w:szCs w:val="40"/>
        </w:rPr>
      </w:pPr>
      <w:r>
        <w:rPr>
          <w:rFonts w:ascii="Times New Roman" w:hAnsi="Times New Roman" w:eastAsia="方正楷体_GBK" w:cs="Times New Roman"/>
          <w:sz w:val="32"/>
          <w:szCs w:val="40"/>
        </w:rPr>
        <w:t>（三）丙方权利及义务</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1. 丙方在河西中央科创区、南京阿里中心</w:t>
      </w:r>
      <w:r>
        <w:rPr>
          <w:rFonts w:hint="eastAsia" w:ascii="宋体" w:hAnsi="宋体" w:eastAsia="宋体" w:cs="宋体"/>
          <w:color w:val="000000"/>
          <w:sz w:val="32"/>
          <w:szCs w:val="32"/>
        </w:rPr>
        <w:t>挂</w:t>
      </w:r>
      <w:r>
        <w:rPr>
          <w:rFonts w:hint="eastAsia" w:ascii="___WRD_EMBED_SUB_46" w:hAnsi="___WRD_EMBED_SUB_46" w:eastAsia="___WRD_EMBED_SUB_46" w:cs="___WRD_EMBED_SUB_46"/>
          <w:color w:val="000000"/>
          <w:sz w:val="32"/>
          <w:szCs w:val="32"/>
        </w:rPr>
        <w:t>牌建设</w:t>
      </w:r>
      <w:r>
        <w:rPr>
          <w:rFonts w:ascii="Times New Roman" w:hAnsi="Times New Roman" w:eastAsia="方正仿宋_GBK" w:cs="Times New Roman"/>
          <w:color w:val="000000"/>
          <w:sz w:val="32"/>
          <w:szCs w:val="32"/>
        </w:rPr>
        <w:t>“一中心两基地”，即“AI学习中心”“OPC九级人才认证基地”“FDE先锋人才培训基地”，作为丙方全国首个</w:t>
      </w:r>
      <w:r>
        <w:rPr>
          <w:rFonts w:hint="eastAsia" w:ascii="宋体" w:hAnsi="宋体" w:eastAsia="宋体" w:cs="宋体"/>
          <w:color w:val="000000"/>
          <w:sz w:val="32"/>
          <w:szCs w:val="32"/>
        </w:rPr>
        <w:t>线</w:t>
      </w:r>
      <w:r>
        <w:rPr>
          <w:rFonts w:hint="eastAsia" w:ascii="___WRD_EMBED_SUB_46" w:hAnsi="___WRD_EMBED_SUB_46" w:eastAsia="___WRD_EMBED_SUB_46" w:cs="___WRD_EMBED_SUB_46"/>
          <w:color w:val="000000"/>
          <w:sz w:val="32"/>
          <w:szCs w:val="32"/>
        </w:rPr>
        <w:t>下实体化平台</w:t>
      </w:r>
      <w:r>
        <w:rPr>
          <w:rFonts w:ascii="Times New Roman" w:hAnsi="Times New Roman" w:eastAsia="方正仿宋_GBK" w:cs="Times New Roman"/>
          <w:color w:val="000000"/>
          <w:sz w:val="32"/>
          <w:szCs w:val="32"/>
        </w:rPr>
        <w:t>。</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2. 丙方在河西中央科创区、南京阿里中心落地运营公司，并</w:t>
      </w:r>
      <w:r>
        <w:rPr>
          <w:rFonts w:hint="eastAsia" w:ascii="宋体" w:hAnsi="宋体" w:eastAsia="宋体" w:cs="宋体"/>
          <w:color w:val="000000"/>
          <w:sz w:val="32"/>
          <w:szCs w:val="32"/>
        </w:rPr>
        <w:t>安排</w:t>
      </w:r>
      <w:r>
        <w:rPr>
          <w:rFonts w:hint="eastAsia" w:ascii="___WRD_EMBED_SUB_46" w:hAnsi="___WRD_EMBED_SUB_46" w:eastAsia="___WRD_EMBED_SUB_46" w:cs="___WRD_EMBED_SUB_46"/>
          <w:color w:val="000000"/>
          <w:sz w:val="32"/>
          <w:szCs w:val="32"/>
        </w:rPr>
        <w:t>不</w:t>
      </w:r>
      <w:r>
        <w:rPr>
          <w:rFonts w:hint="eastAsia" w:ascii="宋体" w:hAnsi="宋体" w:eastAsia="宋体" w:cs="宋体"/>
          <w:color w:val="000000"/>
          <w:sz w:val="32"/>
          <w:szCs w:val="32"/>
        </w:rPr>
        <w:t>少</w:t>
      </w:r>
      <w:r>
        <w:rPr>
          <w:rFonts w:hint="eastAsia" w:ascii="___WRD_EMBED_SUB_46" w:hAnsi="___WRD_EMBED_SUB_46" w:eastAsia="___WRD_EMBED_SUB_46" w:cs="___WRD_EMBED_SUB_46"/>
          <w:color w:val="000000"/>
          <w:sz w:val="32"/>
          <w:szCs w:val="32"/>
        </w:rPr>
        <w:t>于</w:t>
      </w:r>
      <w:r>
        <w:rPr>
          <w:rFonts w:ascii="Times New Roman" w:hAnsi="Times New Roman" w:eastAsia="方正仿宋_GBK" w:cs="Times New Roman"/>
          <w:color w:val="000000"/>
          <w:sz w:val="32"/>
          <w:szCs w:val="32"/>
        </w:rPr>
        <w:t>3人的专业化运营团</w:t>
      </w:r>
      <w:r>
        <w:rPr>
          <w:rFonts w:hint="eastAsia" w:ascii="宋体" w:hAnsi="宋体" w:eastAsia="宋体" w:cs="宋体"/>
          <w:color w:val="000000"/>
          <w:sz w:val="32"/>
          <w:szCs w:val="32"/>
        </w:rPr>
        <w:t>队</w:t>
      </w:r>
      <w:r>
        <w:rPr>
          <w:rFonts w:hint="eastAsia" w:ascii="___WRD_EMBED_SUB_46" w:hAnsi="___WRD_EMBED_SUB_46" w:eastAsia="___WRD_EMBED_SUB_46" w:cs="___WRD_EMBED_SUB_46"/>
          <w:color w:val="000000"/>
          <w:sz w:val="32"/>
          <w:szCs w:val="32"/>
        </w:rPr>
        <w:t>入</w:t>
      </w:r>
      <w:r>
        <w:rPr>
          <w:rFonts w:hint="eastAsia" w:ascii="宋体" w:hAnsi="宋体" w:eastAsia="宋体" w:cs="宋体"/>
          <w:color w:val="000000"/>
          <w:sz w:val="32"/>
          <w:szCs w:val="32"/>
        </w:rPr>
        <w:t>驻</w:t>
      </w:r>
      <w:r>
        <w:rPr>
          <w:rFonts w:ascii="Times New Roman" w:hAnsi="Times New Roman" w:eastAsia="方正仿宋_GBK" w:cs="Times New Roman"/>
          <w:color w:val="000000"/>
          <w:sz w:val="32"/>
          <w:szCs w:val="32"/>
        </w:rPr>
        <w:t>，负责“一中心两基地”实体化运营。（</w:t>
      </w:r>
      <w:ins w:id="48" w:author="cathy.dongl" w:date="2026-06-30T13:54:00Z">
        <w:r>
          <w:rPr>
            <w:rFonts w:hint="eastAsia" w:ascii="宋体" w:hAnsi="宋体" w:eastAsia="宋体" w:cs="宋体"/>
            <w:color w:val="000000"/>
            <w:sz w:val="32"/>
            <w:szCs w:val="32"/>
          </w:rPr>
          <w:t>占本协议第四条</w:t>
        </w:r>
      </w:ins>
      <w:del w:id="49" w:author="cathy.dongl" w:date="2026-06-30T13:54:00Z">
        <w:r>
          <w:rPr>
            <w:rFonts w:ascii="Times New Roman" w:hAnsi="Times New Roman" w:eastAsia="方正仿宋_GBK" w:cs="Times New Roman"/>
            <w:color w:val="000000"/>
            <w:sz w:val="32"/>
            <w:szCs w:val="32"/>
          </w:rPr>
          <w:delText>经费</w:delText>
        </w:r>
      </w:del>
      <w:r>
        <w:rPr>
          <w:rFonts w:ascii="Times New Roman" w:hAnsi="Times New Roman" w:eastAsia="方正仿宋_GBK" w:cs="Times New Roman"/>
          <w:color w:val="000000"/>
          <w:sz w:val="32"/>
          <w:szCs w:val="32"/>
        </w:rPr>
        <w:t>支持</w:t>
      </w:r>
      <w:ins w:id="50" w:author="cathy.dongl" w:date="2026-06-30T13:54:00Z">
        <w:r>
          <w:rPr>
            <w:rFonts w:ascii="Times New Roman" w:hAnsi="Times New Roman" w:eastAsia="方正仿宋_GBK" w:cs="Times New Roman"/>
            <w:color w:val="000000"/>
            <w:sz w:val="32"/>
            <w:szCs w:val="32"/>
          </w:rPr>
          <w:t>经费</w:t>
        </w:r>
      </w:ins>
      <w:r>
        <w:rPr>
          <w:rFonts w:ascii="Times New Roman" w:hAnsi="Times New Roman" w:eastAsia="方正仿宋_GBK" w:cs="Times New Roman"/>
          <w:color w:val="000000"/>
          <w:sz w:val="32"/>
          <w:szCs w:val="32"/>
        </w:rPr>
        <w:t>权重</w:t>
      </w:r>
      <w:ins w:id="51" w:author="cathy.dongl" w:date="2026-06-30T13:54:00Z">
        <w:r>
          <w:rPr>
            <w:rFonts w:hint="eastAsia" w:ascii="Times New Roman" w:hAnsi="Times New Roman" w:eastAsia="方正仿宋_GBK" w:cs="Times New Roman"/>
            <w:color w:val="000000"/>
            <w:sz w:val="32"/>
            <w:szCs w:val="32"/>
          </w:rPr>
          <w:t>的</w:t>
        </w:r>
      </w:ins>
      <w:r>
        <w:rPr>
          <w:rFonts w:ascii="Times New Roman" w:hAnsi="Times New Roman" w:eastAsia="方正仿宋_GBK" w:cs="Times New Roman"/>
          <w:color w:val="000000"/>
          <w:sz w:val="32"/>
          <w:szCs w:val="32"/>
        </w:rPr>
        <w:t>10%）</w:t>
      </w:r>
    </w:p>
    <w:p>
      <w:pPr>
        <w:spacing w:line="580" w:lineRule="exact"/>
        <w:ind w:firstLineChars="200"/>
        <w:rPr>
          <w:rFonts w:ascii="Times New Roman" w:hAnsi="Times New Roman" w:cs="Times New Roman"/>
        </w:rPr>
      </w:pPr>
      <w:r>
        <w:rPr>
          <w:rFonts w:ascii="Times New Roman" w:hAnsi="Times New Roman" w:eastAsia="方正仿宋_GBK" w:cs="Times New Roman"/>
          <w:color w:val="000000"/>
          <w:sz w:val="32"/>
          <w:szCs w:val="32"/>
        </w:rPr>
        <w:t>3. 丙方在河西中央科创区、南京阿里中心范围内开展各类创赛、培训、交流、沙龙等活动，按照每月不</w:t>
      </w:r>
      <w:r>
        <w:rPr>
          <w:rFonts w:hint="eastAsia" w:ascii="宋体" w:hAnsi="宋体" w:eastAsia="宋体" w:cs="宋体"/>
          <w:color w:val="000000"/>
          <w:sz w:val="32"/>
          <w:szCs w:val="32"/>
        </w:rPr>
        <w:t>少</w:t>
      </w:r>
      <w:r>
        <w:rPr>
          <w:rFonts w:hint="eastAsia" w:ascii="___WRD_EMBED_SUB_46" w:hAnsi="___WRD_EMBED_SUB_46" w:eastAsia="___WRD_EMBED_SUB_46" w:cs="___WRD_EMBED_SUB_46"/>
          <w:color w:val="000000"/>
          <w:sz w:val="32"/>
          <w:szCs w:val="32"/>
        </w:rPr>
        <w:t>于</w:t>
      </w:r>
      <w:r>
        <w:rPr>
          <w:rFonts w:ascii="Times New Roman" w:hAnsi="Times New Roman" w:eastAsia="方正仿宋_GBK" w:cs="Times New Roman"/>
          <w:color w:val="000000"/>
          <w:sz w:val="32"/>
          <w:szCs w:val="32"/>
        </w:rPr>
        <w:t>1场（50-100人/场规模），每年合</w:t>
      </w:r>
      <w:r>
        <w:rPr>
          <w:rFonts w:hint="eastAsia" w:ascii="宋体" w:hAnsi="宋体" w:eastAsia="宋体" w:cs="宋体"/>
          <w:color w:val="000000"/>
          <w:sz w:val="32"/>
          <w:szCs w:val="32"/>
        </w:rPr>
        <w:t>计</w:t>
      </w:r>
      <w:r>
        <w:rPr>
          <w:rFonts w:hint="eastAsia" w:ascii="___WRD_EMBED_SUB_46" w:hAnsi="___WRD_EMBED_SUB_46" w:eastAsia="___WRD_EMBED_SUB_46" w:cs="___WRD_EMBED_SUB_46"/>
          <w:color w:val="000000"/>
          <w:sz w:val="32"/>
          <w:szCs w:val="32"/>
        </w:rPr>
        <w:t>举办活动</w:t>
      </w:r>
      <w:r>
        <w:rPr>
          <w:rFonts w:ascii="Times New Roman" w:hAnsi="Times New Roman" w:eastAsia="方正仿宋_GBK" w:cs="Times New Roman"/>
          <w:color w:val="000000"/>
          <w:sz w:val="32"/>
          <w:szCs w:val="32"/>
        </w:rPr>
        <w:t>10-12场，营造区域AI创新创业氛围。活动方案在举办前需经甲、乙方同意后执行。（</w:t>
      </w:r>
      <w:ins w:id="52" w:author="cathy.dongl" w:date="2026-06-30T13:54:00Z">
        <w:r>
          <w:rPr>
            <w:rFonts w:hint="eastAsia" w:ascii="宋体" w:hAnsi="宋体" w:eastAsia="宋体" w:cs="宋体"/>
            <w:color w:val="000000"/>
            <w:sz w:val="32"/>
            <w:szCs w:val="32"/>
          </w:rPr>
          <w:t>占本协议第四条</w:t>
        </w:r>
      </w:ins>
      <w:del w:id="53" w:author="cathy.dongl" w:date="2026-06-30T13:54:00Z">
        <w:r>
          <w:rPr>
            <w:rFonts w:ascii="Times New Roman" w:hAnsi="Times New Roman" w:eastAsia="方正仿宋_GBK" w:cs="Times New Roman"/>
            <w:color w:val="000000"/>
            <w:sz w:val="32"/>
            <w:szCs w:val="32"/>
          </w:rPr>
          <w:delText>经费</w:delText>
        </w:r>
      </w:del>
      <w:r>
        <w:rPr>
          <w:rFonts w:ascii="Times New Roman" w:hAnsi="Times New Roman" w:eastAsia="方正仿宋_GBK" w:cs="Times New Roman"/>
          <w:color w:val="000000"/>
          <w:sz w:val="32"/>
          <w:szCs w:val="32"/>
        </w:rPr>
        <w:t>支持</w:t>
      </w:r>
      <w:ins w:id="54" w:author="cathy.dongl" w:date="2026-06-30T13:54:00Z">
        <w:r>
          <w:rPr>
            <w:rFonts w:ascii="Times New Roman" w:hAnsi="Times New Roman" w:eastAsia="方正仿宋_GBK" w:cs="Times New Roman"/>
            <w:color w:val="000000"/>
            <w:sz w:val="32"/>
            <w:szCs w:val="32"/>
          </w:rPr>
          <w:t>经费</w:t>
        </w:r>
      </w:ins>
      <w:r>
        <w:rPr>
          <w:rFonts w:ascii="Times New Roman" w:hAnsi="Times New Roman" w:eastAsia="方正仿宋_GBK" w:cs="Times New Roman"/>
          <w:color w:val="000000"/>
          <w:sz w:val="32"/>
          <w:szCs w:val="32"/>
        </w:rPr>
        <w:t>权重</w:t>
      </w:r>
      <w:ins w:id="55" w:author="cathy.dongl" w:date="2026-06-30T13:54:00Z">
        <w:r>
          <w:rPr>
            <w:rFonts w:hint="eastAsia" w:ascii="Times New Roman" w:hAnsi="Times New Roman" w:eastAsia="方正仿宋_GBK" w:cs="Times New Roman"/>
            <w:color w:val="000000"/>
            <w:sz w:val="32"/>
            <w:szCs w:val="32"/>
          </w:rPr>
          <w:t>的</w:t>
        </w:r>
      </w:ins>
      <w:r>
        <w:rPr>
          <w:rFonts w:ascii="Times New Roman" w:hAnsi="Times New Roman" w:eastAsia="方正仿宋_GBK" w:cs="Times New Roman"/>
          <w:color w:val="000000"/>
          <w:sz w:val="32"/>
          <w:szCs w:val="32"/>
        </w:rPr>
        <w:t>25%）</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4. 丙方聚焦人工智能前沿技术应用，每年组织1场年度AI开发者或产业实践的国际化</w:t>
      </w:r>
      <w:r>
        <w:rPr>
          <w:rFonts w:hint="eastAsia" w:ascii="宋体" w:hAnsi="宋体" w:eastAsia="宋体" w:cs="宋体"/>
          <w:color w:val="000000"/>
          <w:sz w:val="32"/>
          <w:szCs w:val="32"/>
        </w:rPr>
        <w:t>旗舰</w:t>
      </w:r>
      <w:r>
        <w:rPr>
          <w:rFonts w:hint="eastAsia" w:ascii="___WRD_EMBED_SUB_46" w:hAnsi="___WRD_EMBED_SUB_46" w:eastAsia="___WRD_EMBED_SUB_46" w:cs="___WRD_EMBED_SUB_46"/>
          <w:color w:val="000000"/>
          <w:sz w:val="32"/>
          <w:szCs w:val="32"/>
        </w:rPr>
        <w:t>活动（</w:t>
      </w:r>
      <w:r>
        <w:rPr>
          <w:rFonts w:ascii="Times New Roman" w:hAnsi="Times New Roman" w:eastAsia="方正仿宋_GBK" w:cs="Times New Roman"/>
          <w:color w:val="000000"/>
          <w:sz w:val="32"/>
          <w:szCs w:val="32"/>
        </w:rPr>
        <w:t>800–1000人规模），形式可包括全球OPC能力挑战赛、AI+X创造节、国际黑客松等，内容包含国际嘉宾邀请、多语言传播、企业展示、项目路演、产业对接、人才引进等，为河西中央科创区国际化引才搭建平台。活动方案在举办前需经甲、乙方同意后执行。（</w:t>
      </w:r>
      <w:ins w:id="56" w:author="cathy.dongl" w:date="2026-06-30T13:54:00Z">
        <w:r>
          <w:rPr>
            <w:rFonts w:hint="eastAsia" w:ascii="宋体" w:hAnsi="宋体" w:eastAsia="宋体" w:cs="宋体"/>
            <w:color w:val="000000"/>
            <w:sz w:val="32"/>
            <w:szCs w:val="32"/>
          </w:rPr>
          <w:t>占本协议第四条</w:t>
        </w:r>
      </w:ins>
      <w:del w:id="57" w:author="cathy.dongl" w:date="2026-06-30T13:55:00Z">
        <w:r>
          <w:rPr>
            <w:rFonts w:ascii="Times New Roman" w:hAnsi="Times New Roman" w:eastAsia="方正仿宋_GBK" w:cs="Times New Roman"/>
            <w:color w:val="000000"/>
            <w:sz w:val="32"/>
            <w:szCs w:val="32"/>
          </w:rPr>
          <w:delText>经费</w:delText>
        </w:r>
      </w:del>
      <w:r>
        <w:rPr>
          <w:rFonts w:ascii="Times New Roman" w:hAnsi="Times New Roman" w:eastAsia="方正仿宋_GBK" w:cs="Times New Roman"/>
          <w:color w:val="000000"/>
          <w:sz w:val="32"/>
          <w:szCs w:val="32"/>
        </w:rPr>
        <w:t>支持</w:t>
      </w:r>
      <w:ins w:id="58" w:author="cathy.dongl" w:date="2026-06-30T13:55:00Z">
        <w:r>
          <w:rPr>
            <w:rFonts w:ascii="Times New Roman" w:hAnsi="Times New Roman" w:eastAsia="方正仿宋_GBK" w:cs="Times New Roman"/>
            <w:color w:val="000000"/>
            <w:sz w:val="32"/>
            <w:szCs w:val="32"/>
          </w:rPr>
          <w:t>经费</w:t>
        </w:r>
      </w:ins>
      <w:r>
        <w:rPr>
          <w:rFonts w:ascii="Times New Roman" w:hAnsi="Times New Roman" w:eastAsia="方正仿宋_GBK" w:cs="Times New Roman"/>
          <w:color w:val="000000"/>
          <w:sz w:val="32"/>
          <w:szCs w:val="32"/>
        </w:rPr>
        <w:t>权重</w:t>
      </w:r>
      <w:ins w:id="59" w:author="cathy.dongl" w:date="2026-06-30T13:55:00Z">
        <w:r>
          <w:rPr>
            <w:rFonts w:hint="eastAsia" w:ascii="Times New Roman" w:hAnsi="Times New Roman" w:eastAsia="方正仿宋_GBK" w:cs="Times New Roman"/>
            <w:color w:val="000000"/>
            <w:sz w:val="32"/>
            <w:szCs w:val="32"/>
          </w:rPr>
          <w:t>的</w:t>
        </w:r>
      </w:ins>
      <w:r>
        <w:rPr>
          <w:rFonts w:ascii="Times New Roman" w:hAnsi="Times New Roman" w:eastAsia="方正仿宋_GBK" w:cs="Times New Roman"/>
          <w:color w:val="000000"/>
          <w:sz w:val="32"/>
          <w:szCs w:val="32"/>
        </w:rPr>
        <w:t>25%）</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5. 丙方积极构建成熟的OPC九级能力标准和和认证体系，通过企业自身发展建设和平台实践运营，不</w:t>
      </w:r>
      <w:r>
        <w:rPr>
          <w:rFonts w:hint="eastAsia" w:ascii="宋体" w:hAnsi="宋体" w:eastAsia="宋体" w:cs="宋体"/>
          <w:color w:val="000000"/>
          <w:sz w:val="32"/>
          <w:szCs w:val="32"/>
        </w:rPr>
        <w:t>断</w:t>
      </w:r>
      <w:r>
        <w:rPr>
          <w:rFonts w:hint="eastAsia" w:ascii="___WRD_EMBED_SUB_46" w:hAnsi="___WRD_EMBED_SUB_46" w:eastAsia="___WRD_EMBED_SUB_46" w:cs="___WRD_EMBED_SUB_46"/>
          <w:color w:val="000000"/>
          <w:sz w:val="32"/>
          <w:szCs w:val="32"/>
        </w:rPr>
        <w:t>提升该标准和认证体系在国家部</w:t>
      </w:r>
      <w:r>
        <w:rPr>
          <w:rFonts w:hint="eastAsia" w:ascii="宋体" w:hAnsi="宋体" w:eastAsia="宋体" w:cs="宋体"/>
          <w:color w:val="000000"/>
          <w:sz w:val="32"/>
          <w:szCs w:val="32"/>
        </w:rPr>
        <w:t>委</w:t>
      </w:r>
      <w:r>
        <w:rPr>
          <w:rFonts w:hint="eastAsia" w:ascii="___WRD_EMBED_SUB_46" w:hAnsi="___WRD_EMBED_SUB_46" w:eastAsia="___WRD_EMBED_SUB_46" w:cs="___WRD_EMBED_SUB_46"/>
          <w:color w:val="000000"/>
          <w:sz w:val="32"/>
          <w:szCs w:val="32"/>
        </w:rPr>
        <w:t>的认可度以及在</w:t>
      </w:r>
      <w:r>
        <w:rPr>
          <w:rFonts w:ascii="Times New Roman" w:hAnsi="Times New Roman" w:eastAsia="方正仿宋_GBK" w:cs="Times New Roman"/>
          <w:color w:val="000000"/>
          <w:sz w:val="32"/>
          <w:szCs w:val="32"/>
        </w:rPr>
        <w:t>AI企业领域的影响力。每季度组织生态活动参与企业与亲橙OPC社区企业开展人才实训评估与认证辅导，并联合甲、乙方为基地认证通过企业颁发认定证书。OPC九级能力认证体系每年度覆盖运用园区企业不</w:t>
      </w:r>
      <w:r>
        <w:rPr>
          <w:rFonts w:hint="eastAsia" w:ascii="宋体" w:hAnsi="宋体" w:eastAsia="宋体" w:cs="宋体"/>
          <w:color w:val="000000"/>
          <w:sz w:val="32"/>
          <w:szCs w:val="32"/>
        </w:rPr>
        <w:t>少</w:t>
      </w:r>
      <w:r>
        <w:rPr>
          <w:rFonts w:hint="eastAsia" w:ascii="___WRD_EMBED_SUB_46" w:hAnsi="___WRD_EMBED_SUB_46" w:eastAsia="___WRD_EMBED_SUB_46" w:cs="___WRD_EMBED_SUB_46"/>
          <w:color w:val="000000"/>
          <w:sz w:val="32"/>
          <w:szCs w:val="32"/>
        </w:rPr>
        <w:t>于</w:t>
      </w:r>
      <w:r>
        <w:rPr>
          <w:rFonts w:ascii="Times New Roman" w:hAnsi="Times New Roman" w:eastAsia="方正仿宋_GBK" w:cs="Times New Roman"/>
          <w:color w:val="000000"/>
          <w:sz w:val="32"/>
          <w:szCs w:val="32"/>
        </w:rPr>
        <w:t>30家。（</w:t>
      </w:r>
      <w:ins w:id="60" w:author="cathy.dongl" w:date="2026-06-30T13:55:00Z">
        <w:r>
          <w:rPr>
            <w:rFonts w:hint="eastAsia" w:ascii="宋体" w:hAnsi="宋体" w:eastAsia="宋体" w:cs="宋体"/>
            <w:color w:val="000000"/>
            <w:sz w:val="32"/>
            <w:szCs w:val="32"/>
          </w:rPr>
          <w:t>占本协议第四条</w:t>
        </w:r>
      </w:ins>
      <w:ins w:id="61" w:author="cathy.dongl" w:date="2026-06-30T13:55:00Z">
        <w:r>
          <w:rPr>
            <w:rFonts w:ascii="Times New Roman" w:hAnsi="Times New Roman" w:eastAsia="方正仿宋_GBK" w:cs="Times New Roman"/>
            <w:color w:val="000000"/>
            <w:sz w:val="32"/>
            <w:szCs w:val="32"/>
          </w:rPr>
          <w:t>支持</w:t>
        </w:r>
      </w:ins>
      <w:r>
        <w:rPr>
          <w:rFonts w:ascii="Times New Roman" w:hAnsi="Times New Roman" w:eastAsia="方正仿宋_GBK" w:cs="Times New Roman"/>
          <w:color w:val="000000"/>
          <w:sz w:val="32"/>
          <w:szCs w:val="32"/>
        </w:rPr>
        <w:t>经费</w:t>
      </w:r>
      <w:del w:id="62" w:author="cathy.dongl" w:date="2026-06-30T13:55:00Z">
        <w:r>
          <w:rPr>
            <w:rFonts w:ascii="Times New Roman" w:hAnsi="Times New Roman" w:eastAsia="方正仿宋_GBK" w:cs="Times New Roman"/>
            <w:color w:val="000000"/>
            <w:sz w:val="32"/>
            <w:szCs w:val="32"/>
          </w:rPr>
          <w:delText>支持</w:delText>
        </w:r>
      </w:del>
      <w:r>
        <w:rPr>
          <w:rFonts w:ascii="Times New Roman" w:hAnsi="Times New Roman" w:eastAsia="方正仿宋_GBK" w:cs="Times New Roman"/>
          <w:color w:val="000000"/>
          <w:sz w:val="32"/>
          <w:szCs w:val="32"/>
        </w:rPr>
        <w:t>权重</w:t>
      </w:r>
      <w:ins w:id="63" w:author="cathy.dongl" w:date="2026-06-30T13:55:00Z">
        <w:r>
          <w:rPr>
            <w:rFonts w:hint="eastAsia" w:ascii="Times New Roman" w:hAnsi="Times New Roman" w:eastAsia="方正仿宋_GBK" w:cs="Times New Roman"/>
            <w:color w:val="000000"/>
            <w:sz w:val="32"/>
            <w:szCs w:val="32"/>
          </w:rPr>
          <w:t>的</w:t>
        </w:r>
      </w:ins>
      <w:r>
        <w:rPr>
          <w:rFonts w:ascii="Times New Roman" w:hAnsi="Times New Roman" w:eastAsia="方正仿宋_GBK" w:cs="Times New Roman"/>
          <w:color w:val="000000"/>
          <w:sz w:val="32"/>
          <w:szCs w:val="32"/>
        </w:rPr>
        <w:t>25%）</w:t>
      </w:r>
    </w:p>
    <w:p>
      <w:pPr>
        <w:spacing w:line="580" w:lineRule="exact"/>
        <w:ind w:firstLine="640" w:firstLineChars="200"/>
        <w:rPr>
          <w:rFonts w:ascii="Times New Roman" w:hAnsi="Times New Roman" w:cs="Times New Roman"/>
          <w:sz w:val="32"/>
          <w:szCs w:val="32"/>
        </w:rPr>
      </w:pPr>
      <w:r>
        <w:rPr>
          <w:rFonts w:ascii="Times New Roman" w:hAnsi="Times New Roman" w:cs="Times New Roman"/>
          <w:sz w:val="32"/>
          <w:szCs w:val="32"/>
        </w:rPr>
        <w:t xml:space="preserve">6. </w:t>
      </w:r>
      <w:r>
        <w:rPr>
          <w:rFonts w:ascii="Times New Roman" w:hAnsi="Times New Roman" w:eastAsia="方正仿宋_GBK" w:cs="Times New Roman"/>
          <w:color w:val="000000"/>
          <w:sz w:val="32"/>
          <w:szCs w:val="32"/>
        </w:rPr>
        <w:t>丙方依托自身资源，组织高校、科研机构、企业、机构平台的专家、教授等组成专家组，为中心、基地运营定制化开发课程体系、题库、案例、实战项目和辅导内容，并为“一中心两基地”运营提供师资、内容全链条、专业化支撑。</w:t>
      </w:r>
      <w:r>
        <w:rPr>
          <w:rFonts w:ascii="Times New Roman" w:hAnsi="Times New Roman" w:eastAsia="方正仿宋_GBK" w:cs="Times New Roman"/>
          <w:b/>
          <w:bCs/>
          <w:color w:val="000000"/>
          <w:sz w:val="32"/>
          <w:szCs w:val="32"/>
        </w:rPr>
        <w:t>课程运用覆盖在宁</w:t>
      </w:r>
      <w:r>
        <w:rPr>
          <w:rFonts w:ascii="Times New Roman" w:hAnsi="Times New Roman" w:eastAsia="方正仿宋_GBK" w:cs="Times New Roman"/>
          <w:color w:val="000000"/>
          <w:sz w:val="32"/>
          <w:szCs w:val="32"/>
        </w:rPr>
        <w:t>高校、园区企业每年度合</w:t>
      </w:r>
      <w:r>
        <w:rPr>
          <w:rFonts w:hint="eastAsia" w:ascii="宋体" w:hAnsi="宋体" w:eastAsia="宋体" w:cs="宋体"/>
          <w:color w:val="000000"/>
          <w:sz w:val="32"/>
          <w:szCs w:val="32"/>
        </w:rPr>
        <w:t>计</w:t>
      </w:r>
      <w:r>
        <w:rPr>
          <w:rFonts w:hint="eastAsia" w:ascii="___WRD_EMBED_SUB_46" w:hAnsi="___WRD_EMBED_SUB_46" w:eastAsia="___WRD_EMBED_SUB_46" w:cs="___WRD_EMBED_SUB_46"/>
          <w:color w:val="000000"/>
          <w:sz w:val="32"/>
          <w:szCs w:val="32"/>
        </w:rPr>
        <w:t>不</w:t>
      </w:r>
      <w:r>
        <w:rPr>
          <w:rFonts w:hint="eastAsia" w:ascii="宋体" w:hAnsi="宋体" w:eastAsia="宋体" w:cs="宋体"/>
          <w:color w:val="000000"/>
          <w:sz w:val="32"/>
          <w:szCs w:val="32"/>
        </w:rPr>
        <w:t>少</w:t>
      </w:r>
      <w:r>
        <w:rPr>
          <w:rFonts w:hint="eastAsia" w:ascii="___WRD_EMBED_SUB_46" w:hAnsi="___WRD_EMBED_SUB_46" w:eastAsia="___WRD_EMBED_SUB_46" w:cs="___WRD_EMBED_SUB_46"/>
          <w:color w:val="000000"/>
          <w:sz w:val="32"/>
          <w:szCs w:val="32"/>
        </w:rPr>
        <w:t>于</w:t>
      </w:r>
      <w:r>
        <w:rPr>
          <w:rFonts w:ascii="Times New Roman" w:hAnsi="Times New Roman" w:eastAsia="方正仿宋_GBK" w:cs="Times New Roman"/>
          <w:color w:val="000000"/>
          <w:sz w:val="32"/>
          <w:szCs w:val="32"/>
        </w:rPr>
        <w:t>3个。（</w:t>
      </w:r>
      <w:ins w:id="64" w:author="cathy.dongl" w:date="2026-06-30T13:55:00Z">
        <w:r>
          <w:rPr>
            <w:rFonts w:hint="eastAsia" w:ascii="宋体" w:hAnsi="宋体" w:eastAsia="宋体" w:cs="宋体"/>
            <w:color w:val="000000"/>
            <w:sz w:val="32"/>
            <w:szCs w:val="32"/>
          </w:rPr>
          <w:t>占本协议第四条</w:t>
        </w:r>
      </w:ins>
      <w:ins w:id="65" w:author="cathy.dongl" w:date="2026-06-30T13:55:00Z">
        <w:r>
          <w:rPr>
            <w:rFonts w:ascii="Times New Roman" w:hAnsi="Times New Roman" w:eastAsia="方正仿宋_GBK" w:cs="Times New Roman"/>
            <w:color w:val="000000"/>
            <w:sz w:val="32"/>
            <w:szCs w:val="32"/>
          </w:rPr>
          <w:t>支持</w:t>
        </w:r>
      </w:ins>
      <w:r>
        <w:rPr>
          <w:rFonts w:ascii="Times New Roman" w:hAnsi="Times New Roman" w:eastAsia="方正仿宋_GBK" w:cs="Times New Roman"/>
          <w:color w:val="000000"/>
          <w:sz w:val="32"/>
          <w:szCs w:val="32"/>
        </w:rPr>
        <w:t>经费</w:t>
      </w:r>
      <w:del w:id="66" w:author="cathy.dongl" w:date="2026-06-30T13:55:00Z">
        <w:r>
          <w:rPr>
            <w:rFonts w:ascii="Times New Roman" w:hAnsi="Times New Roman" w:eastAsia="方正仿宋_GBK" w:cs="Times New Roman"/>
            <w:color w:val="000000"/>
            <w:sz w:val="32"/>
            <w:szCs w:val="32"/>
          </w:rPr>
          <w:delText>支持</w:delText>
        </w:r>
      </w:del>
      <w:r>
        <w:rPr>
          <w:rFonts w:ascii="Times New Roman" w:hAnsi="Times New Roman" w:eastAsia="方正仿宋_GBK" w:cs="Times New Roman"/>
          <w:color w:val="000000"/>
          <w:sz w:val="32"/>
          <w:szCs w:val="32"/>
        </w:rPr>
        <w:t>权重</w:t>
      </w:r>
      <w:ins w:id="67" w:author="cathy.dongl" w:date="2026-06-30T13:55:00Z">
        <w:r>
          <w:rPr>
            <w:rFonts w:hint="eastAsia" w:ascii="Times New Roman" w:hAnsi="Times New Roman" w:eastAsia="方正仿宋_GBK" w:cs="Times New Roman"/>
            <w:color w:val="000000"/>
            <w:sz w:val="32"/>
            <w:szCs w:val="32"/>
          </w:rPr>
          <w:t>的</w:t>
        </w:r>
      </w:ins>
      <w:r>
        <w:rPr>
          <w:rFonts w:ascii="Times New Roman" w:hAnsi="Times New Roman" w:eastAsia="方正仿宋_GBK" w:cs="Times New Roman"/>
          <w:color w:val="000000"/>
          <w:sz w:val="32"/>
          <w:szCs w:val="32"/>
        </w:rPr>
        <w:t>15%）</w:t>
      </w:r>
    </w:p>
    <w:p>
      <w:pPr>
        <w:spacing w:line="580" w:lineRule="exact"/>
        <w:ind w:firstLine="640" w:firstLineChars="200"/>
        <w:rPr>
          <w:rFonts w:ascii="Times New Roman" w:hAnsi="Times New Roman" w:eastAsia="方正仿宋_GBK" w:cs="Times New Roman"/>
          <w:color w:val="000000"/>
          <w:sz w:val="32"/>
          <w:szCs w:val="32"/>
        </w:rPr>
      </w:pPr>
      <w:r>
        <w:rPr>
          <w:rFonts w:ascii="Times New Roman" w:hAnsi="Times New Roman" w:cs="Times New Roman"/>
          <w:sz w:val="32"/>
          <w:szCs w:val="32"/>
        </w:rPr>
        <w:t xml:space="preserve">7. </w:t>
      </w:r>
      <w:r>
        <w:rPr>
          <w:rFonts w:ascii="Times New Roman" w:hAnsi="Times New Roman" w:eastAsia="方正仿宋_GBK" w:cs="Times New Roman"/>
          <w:color w:val="000000"/>
          <w:sz w:val="32"/>
          <w:szCs w:val="32"/>
        </w:rPr>
        <w:t>丙方积极整合“一中心两基地”运营资源，通过学习活动、实训评估、课程搭建和企业服务等，</w:t>
      </w:r>
      <w:r>
        <w:rPr>
          <w:rFonts w:ascii="Times New Roman" w:hAnsi="Times New Roman" w:eastAsia="方正仿宋_GBK" w:cs="Times New Roman"/>
          <w:b/>
          <w:bCs/>
          <w:color w:val="000000"/>
          <w:sz w:val="32"/>
          <w:szCs w:val="32"/>
        </w:rPr>
        <w:t>为</w:t>
      </w:r>
      <w:r>
        <w:rPr>
          <w:rFonts w:ascii="Times New Roman" w:hAnsi="Times New Roman" w:eastAsia="方正仿宋_GBK" w:cs="Times New Roman"/>
          <w:color w:val="000000"/>
          <w:sz w:val="32"/>
          <w:szCs w:val="32"/>
        </w:rPr>
        <w:t>甲、乙方搭建AI人才资源库，牵引人才、项目落地园区，提升平台建设在产业、科技、人才方面的落地转化实效。</w:t>
      </w:r>
    </w:p>
    <w:p>
      <w:pPr>
        <w:spacing w:line="580" w:lineRule="exact"/>
        <w:ind w:firstLineChars="2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8. 丙方利用自身资源优势，积极为河西中央科创区、南京阿里中心AI产业、人才培育生态</w:t>
      </w:r>
      <w:r>
        <w:rPr>
          <w:rFonts w:hint="eastAsia" w:ascii="宋体" w:hAnsi="宋体" w:eastAsia="宋体" w:cs="宋体"/>
          <w:color w:val="000000"/>
          <w:sz w:val="32"/>
          <w:szCs w:val="32"/>
        </w:rPr>
        <w:t>做</w:t>
      </w:r>
      <w:r>
        <w:rPr>
          <w:rFonts w:ascii="Times New Roman" w:hAnsi="Times New Roman" w:eastAsia="方正仿宋_GBK" w:cs="Times New Roman"/>
          <w:color w:val="000000"/>
          <w:sz w:val="32"/>
          <w:szCs w:val="32"/>
        </w:rPr>
        <w:t>好</w:t>
      </w:r>
      <w:r>
        <w:rPr>
          <w:rFonts w:hint="eastAsia" w:ascii="宋体" w:hAnsi="宋体" w:eastAsia="宋体" w:cs="宋体"/>
          <w:color w:val="000000"/>
          <w:sz w:val="32"/>
          <w:szCs w:val="32"/>
        </w:rPr>
        <w:t>宣</w:t>
      </w:r>
      <w:r>
        <w:rPr>
          <w:rFonts w:hint="eastAsia" w:ascii="___WRD_EMBED_SUB_46" w:hAnsi="___WRD_EMBED_SUB_46" w:eastAsia="___WRD_EMBED_SUB_46" w:cs="___WRD_EMBED_SUB_46"/>
          <w:color w:val="000000"/>
          <w:sz w:val="32"/>
          <w:szCs w:val="32"/>
        </w:rPr>
        <w:t>传推广</w:t>
      </w:r>
      <w:r>
        <w:rPr>
          <w:rFonts w:ascii="Times New Roman" w:hAnsi="Times New Roman" w:eastAsia="方正仿宋_GBK" w:cs="Times New Roman"/>
          <w:color w:val="000000"/>
          <w:sz w:val="32"/>
          <w:szCs w:val="32"/>
        </w:rPr>
        <w:t>，提升河西中央科创区、南京阿里中心在AI人才、开发者生态和产业实践领域的全国乃至全球影响力。</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color w:val="000000"/>
          <w:sz w:val="32"/>
          <w:szCs w:val="32"/>
        </w:rPr>
        <w:t>9</w:t>
      </w:r>
      <w:r>
        <w:rPr>
          <w:rFonts w:ascii="Times New Roman" w:hAnsi="Times New Roman" w:cs="Times New Roman"/>
          <w:sz w:val="32"/>
          <w:szCs w:val="32"/>
        </w:rPr>
        <w:t xml:space="preserve">. </w:t>
      </w:r>
      <w:r>
        <w:rPr>
          <w:rFonts w:ascii="Times New Roman" w:hAnsi="Times New Roman" w:eastAsia="方正仿宋_GBK" w:cs="Times New Roman"/>
          <w:sz w:val="32"/>
          <w:szCs w:val="40"/>
        </w:rPr>
        <w:t>丙方需</w:t>
      </w:r>
      <w:r>
        <w:rPr>
          <w:rFonts w:ascii="Times New Roman" w:hAnsi="Times New Roman" w:eastAsia="方正仿宋_GBK" w:cs="Times New Roman"/>
          <w:sz w:val="32"/>
          <w:szCs w:val="32"/>
        </w:rPr>
        <w:t>按照合作协议约定用途，合理合规使用合作经费和办公、活动载体，并接受甲、乙方的监督</w:t>
      </w:r>
      <w:r>
        <w:rPr>
          <w:rFonts w:ascii="Times New Roman" w:hAnsi="Times New Roman" w:eastAsia="方正仿宋_GBK" w:cs="Times New Roman"/>
          <w:sz w:val="32"/>
          <w:szCs w:val="40"/>
        </w:rPr>
        <w:t>。</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32"/>
        </w:rPr>
        <w:t>10. 丙方每季度向甲、乙方沟通汇报一次合作任务推进情况，可采用书面报告或者会议汇报形式。</w:t>
      </w:r>
    </w:p>
    <w:p>
      <w:p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第三条 合同期限</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本协议自三方</w:t>
      </w:r>
      <w:del w:id="68" w:author="cathy.dongl" w:date="2026-06-30T13:53:00Z">
        <w:r>
          <w:rPr>
            <w:rFonts w:ascii="Times New Roman" w:hAnsi="Times New Roman" w:eastAsia="方正仿宋_GBK" w:cs="Times New Roman"/>
            <w:sz w:val="32"/>
            <w:szCs w:val="40"/>
          </w:rPr>
          <w:delText>签字并</w:delText>
        </w:r>
      </w:del>
      <w:r>
        <w:rPr>
          <w:rFonts w:ascii="Times New Roman" w:hAnsi="Times New Roman" w:eastAsia="方正仿宋_GBK" w:cs="Times New Roman"/>
          <w:sz w:val="32"/>
          <w:szCs w:val="40"/>
        </w:rPr>
        <w:t>盖章之日起生效，有效期三年。协议期满后，三方另行商议续签。</w:t>
      </w:r>
    </w:p>
    <w:p>
      <w:pPr>
        <w:spacing w:line="580" w:lineRule="exact"/>
        <w:ind w:firstLine="640" w:firstLineChars="200"/>
        <w:rPr>
          <w:rFonts w:ascii="Times New Roman" w:hAnsi="Times New Roman" w:eastAsia="方正黑体_GBK" w:cs="Times New Roman"/>
          <w:sz w:val="32"/>
          <w:szCs w:val="40"/>
          <w:highlight w:val="yellow"/>
        </w:rPr>
      </w:pPr>
      <w:r>
        <w:rPr>
          <w:rFonts w:ascii="Times New Roman" w:hAnsi="Times New Roman" w:eastAsia="方正黑体_GBK" w:cs="Times New Roman"/>
          <w:sz w:val="32"/>
          <w:szCs w:val="40"/>
        </w:rPr>
        <w:t>第四条 甲方资金支持</w:t>
      </w:r>
    </w:p>
    <w:p>
      <w:pPr>
        <w:pStyle w:val="10"/>
        <w:spacing w:line="580" w:lineRule="exact"/>
        <w:ind w:firstLine="640"/>
        <w:rPr>
          <w:rFonts w:ascii="Times New Roman" w:hAnsi="Times New Roman" w:eastAsia="方正楷体_GBK" w:cs="Times New Roman"/>
          <w:color w:val="000000"/>
          <w:sz w:val="32"/>
          <w:szCs w:val="32"/>
          <w:shd w:val="clear" w:color="auto" w:fill="FFFFFF"/>
        </w:rPr>
      </w:pPr>
      <w:r>
        <w:rPr>
          <w:rFonts w:ascii="Times New Roman" w:hAnsi="Times New Roman" w:eastAsia="方正楷体_GBK" w:cs="Times New Roman"/>
          <w:color w:val="000000"/>
          <w:sz w:val="32"/>
          <w:szCs w:val="32"/>
          <w:shd w:val="clear" w:color="auto" w:fill="FFFFFF"/>
        </w:rPr>
        <w:t>1. 支持经费</w:t>
      </w:r>
    </w:p>
    <w:p>
      <w:pPr>
        <w:spacing w:line="580" w:lineRule="exact"/>
        <w:ind w:firstLineChars="200"/>
        <w:rPr>
          <w:rFonts w:ascii="Times New Roman" w:hAnsi="Times New Roman" w:cs="Times New Roman"/>
        </w:rPr>
      </w:pPr>
      <w:r>
        <w:rPr>
          <w:rFonts w:ascii="Times New Roman" w:hAnsi="Times New Roman" w:eastAsia="方正仿宋_GBK" w:cs="Times New Roman"/>
          <w:sz w:val="32"/>
          <w:szCs w:val="40"/>
        </w:rPr>
        <w:t>甲方每年支付丙方的150万元</w:t>
      </w:r>
      <w:r>
        <w:rPr>
          <w:rFonts w:ascii="Times New Roman" w:hAnsi="Times New Roman" w:eastAsia="方正仿宋_GBK" w:cs="Times New Roman"/>
          <w:color w:val="000000"/>
          <w:sz w:val="32"/>
          <w:szCs w:val="32"/>
        </w:rPr>
        <w:t>专项合作资金</w:t>
      </w:r>
      <w:r>
        <w:rPr>
          <w:rFonts w:ascii="Times New Roman" w:hAnsi="Times New Roman" w:eastAsia="方正仿宋_GBK" w:cs="Times New Roman"/>
          <w:sz w:val="32"/>
          <w:szCs w:val="40"/>
        </w:rPr>
        <w:t>，主要用于丙方</w:t>
      </w:r>
      <w:r>
        <w:rPr>
          <w:rFonts w:ascii="Times New Roman" w:hAnsi="Times New Roman" w:eastAsia="方正仿宋_GBK" w:cs="Times New Roman"/>
          <w:color w:val="000000"/>
          <w:sz w:val="32"/>
          <w:szCs w:val="32"/>
        </w:rPr>
        <w:t>“一中心两基地”的</w:t>
      </w:r>
      <w:r>
        <w:rPr>
          <w:rFonts w:ascii="Times New Roman" w:hAnsi="Times New Roman" w:eastAsia="方正仿宋_GBK" w:cs="Times New Roman"/>
          <w:sz w:val="32"/>
          <w:szCs w:val="40"/>
        </w:rPr>
        <w:t>平台建设（载体装修、硬件购置）、</w:t>
      </w:r>
      <w:r>
        <w:rPr>
          <w:rFonts w:ascii="Times New Roman" w:hAnsi="Times New Roman" w:eastAsia="方正仿宋_GBK" w:cs="Times New Roman"/>
          <w:color w:val="000000"/>
          <w:sz w:val="32"/>
          <w:szCs w:val="32"/>
        </w:rPr>
        <w:t>日常运营（用人成本、载体物业水电等）、</w:t>
      </w:r>
      <w:r>
        <w:rPr>
          <w:rFonts w:ascii="Times New Roman" w:hAnsi="Times New Roman" w:eastAsia="方正仿宋_GBK" w:cs="Times New Roman"/>
          <w:sz w:val="32"/>
          <w:szCs w:val="40"/>
        </w:rPr>
        <w:t>活动举办（包括场地搭建、专家邀请、</w:t>
      </w:r>
      <w:r>
        <w:rPr>
          <w:rFonts w:ascii="Times New Roman" w:hAnsi="Times New Roman" w:eastAsia="方正仿宋_GBK" w:cs="Times New Roman"/>
          <w:color w:val="000000"/>
          <w:sz w:val="32"/>
          <w:szCs w:val="32"/>
        </w:rPr>
        <w:t>差旅补贴</w:t>
      </w:r>
      <w:r>
        <w:rPr>
          <w:rFonts w:ascii="Times New Roman" w:hAnsi="Times New Roman" w:eastAsia="方正仿宋_GBK" w:cs="Times New Roman"/>
          <w:sz w:val="32"/>
          <w:szCs w:val="40"/>
        </w:rPr>
        <w:t>等）、课程开发（专家劳务费等）、资源渠道搭建等</w:t>
      </w:r>
      <w:r>
        <w:rPr>
          <w:rFonts w:ascii="Times New Roman" w:hAnsi="Times New Roman" w:eastAsia="方正仿宋_GBK" w:cs="Times New Roman"/>
          <w:color w:val="000000"/>
          <w:sz w:val="32"/>
          <w:szCs w:val="32"/>
        </w:rPr>
        <w:t>与本合作内容直接相关的合理支出。</w:t>
      </w:r>
    </w:p>
    <w:p>
      <w:pPr>
        <w:pStyle w:val="10"/>
        <w:spacing w:line="580" w:lineRule="exact"/>
        <w:ind w:firstLine="640"/>
        <w:rPr>
          <w:rFonts w:ascii="Times New Roman" w:hAnsi="Times New Roman" w:eastAsia="方正楷体_GBK" w:cs="Times New Roman"/>
          <w:color w:val="000000"/>
          <w:sz w:val="32"/>
          <w:szCs w:val="32"/>
          <w:shd w:val="clear" w:color="auto" w:fill="FFFFFF"/>
        </w:rPr>
      </w:pPr>
      <w:r>
        <w:rPr>
          <w:rFonts w:ascii="Times New Roman" w:hAnsi="Times New Roman" w:eastAsia="方正楷体_GBK" w:cs="Times New Roman"/>
          <w:color w:val="000000"/>
          <w:sz w:val="32"/>
          <w:szCs w:val="32"/>
          <w:shd w:val="clear" w:color="auto" w:fill="FFFFFF"/>
        </w:rPr>
        <w:t>2. 支付方式</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甲、丙双方按照本协议第二条第（三）款中列明的丙方应承担的义务以及甲方给予的经费支持权重，作为合作资金拨付评价标准的依据。</w:t>
      </w:r>
      <w:commentRangeStart w:id="4"/>
      <w:r>
        <w:rPr>
          <w:rFonts w:ascii="Times New Roman" w:hAnsi="Times New Roman" w:eastAsia="方正仿宋_GBK" w:cs="Times New Roman"/>
          <w:sz w:val="32"/>
          <w:szCs w:val="32"/>
        </w:rPr>
        <w:t>该附件为本协议不可分割的组成部分，与本协议具有同等法律效力。</w:t>
      </w:r>
      <w:commentRangeEnd w:id="4"/>
      <w:r>
        <w:rPr>
          <w:rStyle w:val="9"/>
          <w:rFonts w:ascii="Times New Roman" w:hAnsi="Times New Roman" w:eastAsia="方正仿宋_GBK" w:cs="Times New Roman"/>
          <w:sz w:val="32"/>
          <w:szCs w:val="32"/>
        </w:rPr>
        <w:commentReference w:id="4"/>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（1）本协议签订后30个工作日内，甲方先行拨付丙方首年合作经费的30%，即45万元</w:t>
      </w:r>
      <w:bookmarkStart w:id="0" w:name="OLE_LINK1"/>
      <w:r>
        <w:rPr>
          <w:rFonts w:ascii="Times New Roman" w:hAnsi="Times New Roman" w:eastAsia="方正仿宋_GBK" w:cs="Times New Roman"/>
          <w:sz w:val="32"/>
          <w:szCs w:val="32"/>
        </w:rPr>
        <w:t>（大写：肆拾伍万元整）</w:t>
      </w:r>
      <w:bookmarkEnd w:id="0"/>
      <w:r>
        <w:rPr>
          <w:rFonts w:ascii="Times New Roman" w:hAnsi="Times New Roman" w:eastAsia="方正仿宋_GBK" w:cs="Times New Roman"/>
          <w:sz w:val="32"/>
          <w:szCs w:val="32"/>
        </w:rPr>
        <w:t>，作为项目年度启动资金；年度合作内容完成度达60%，经甲方评价认可后，甲方再拨付丙方年度合作经费的</w:t>
      </w:r>
      <w:r>
        <w:rPr>
          <w:rFonts w:hint="eastAsia" w:ascii="Times New Roman" w:hAnsi="Times New Roman" w:eastAsia="方正仿宋_GBK" w:cs="Times New Roman"/>
          <w:sz w:val="32"/>
          <w:szCs w:val="32"/>
        </w:rPr>
        <w:t>4</w:t>
      </w:r>
      <w:r>
        <w:rPr>
          <w:rFonts w:ascii="Times New Roman" w:hAnsi="Times New Roman" w:eastAsia="方正仿宋_GBK" w:cs="Times New Roman"/>
          <w:sz w:val="32"/>
          <w:szCs w:val="32"/>
        </w:rPr>
        <w:t>0%，即60万元（大写：陆拾万元整）；首年合作结束后，甲方对丙方年度合作内容进行综合评价，依据年度目标完成情况，按比例核定并拨付年度剩余合作费用；</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（2）第二、第三年合作经费，在</w:t>
      </w:r>
      <w:del w:id="69" w:author="cathy.dongl" w:date="2026-06-30T14:11:00Z">
        <w:commentRangeStart w:id="5"/>
        <w:commentRangeStart w:id="6"/>
        <w:r>
          <w:rPr>
            <w:rFonts w:hint="eastAsia" w:ascii="Times New Roman" w:hAnsi="Times New Roman" w:eastAsia="方正仿宋_GBK" w:cs="Times New Roman"/>
            <w:sz w:val="32"/>
            <w:szCs w:val="32"/>
          </w:rPr>
          <w:delText>乙</w:delText>
        </w:r>
      </w:del>
      <w:ins w:id="70" w:author="cathy.dongl" w:date="2026-06-30T14:11:00Z">
        <w:r>
          <w:rPr>
            <w:rFonts w:hint="eastAsia" w:ascii="Times New Roman" w:hAnsi="Times New Roman" w:eastAsia="方正仿宋_GBK" w:cs="Times New Roman"/>
            <w:sz w:val="32"/>
            <w:szCs w:val="32"/>
          </w:rPr>
          <w:t>丙</w:t>
        </w:r>
      </w:ins>
      <w:r>
        <w:rPr>
          <w:rFonts w:ascii="Times New Roman" w:hAnsi="Times New Roman" w:eastAsia="方正仿宋_GBK" w:cs="Times New Roman"/>
          <w:sz w:val="32"/>
          <w:szCs w:val="32"/>
        </w:rPr>
        <w:t>方上年度合作清单</w:t>
      </w:r>
      <w:commentRangeEnd w:id="5"/>
      <w:r>
        <w:rPr>
          <w:rStyle w:val="9"/>
          <w:rFonts w:ascii="Times New Roman" w:hAnsi="Times New Roman" w:eastAsia="方正仿宋_GBK" w:cs="Times New Roman"/>
          <w:sz w:val="32"/>
          <w:szCs w:val="32"/>
        </w:rPr>
        <w:commentReference w:id="5"/>
      </w:r>
      <w:commentRangeEnd w:id="6"/>
      <w:r>
        <w:rPr>
          <w:rStyle w:val="9"/>
          <w:rFonts w:ascii="Times New Roman" w:hAnsi="Times New Roman" w:eastAsia="方正仿宋_GBK" w:cs="Times New Roman"/>
          <w:sz w:val="32"/>
          <w:szCs w:val="32"/>
        </w:rPr>
        <w:commentReference w:id="6"/>
      </w:r>
      <w:r>
        <w:rPr>
          <w:rFonts w:ascii="Times New Roman" w:hAnsi="Times New Roman" w:eastAsia="方正仿宋_GBK" w:cs="Times New Roman"/>
          <w:sz w:val="32"/>
          <w:szCs w:val="32"/>
        </w:rPr>
        <w:t>完成度达60%的基础上，甲方按照首年拨付方式，分批次拨付丙方合作费用，直至年度合作结束。</w:t>
      </w:r>
    </w:p>
    <w:p>
      <w:pPr>
        <w:adjustRightInd w:val="0"/>
        <w:snapToGrid w:val="0"/>
        <w:spacing w:line="580" w:lineRule="exact"/>
        <w:ind w:firstLineChars="200"/>
        <w:rPr>
          <w:rFonts w:ascii="Times New Roman" w:hAnsi="Times New Roman" w:cs="Times New Roman"/>
        </w:rPr>
      </w:pPr>
      <w:r>
        <w:rPr>
          <w:rFonts w:ascii="Times New Roman" w:hAnsi="Times New Roman" w:eastAsia="方正仿宋_GBK" w:cs="Times New Roman"/>
          <w:sz w:val="32"/>
          <w:szCs w:val="32"/>
        </w:rPr>
        <w:t>每次付款前，</w:t>
      </w:r>
      <w:del w:id="71" w:author="cathy.dongl" w:date="2026-06-30T14:11:00Z">
        <w:r>
          <w:rPr>
            <w:rFonts w:hint="eastAsia" w:ascii="Times New Roman" w:hAnsi="Times New Roman" w:eastAsia="方正仿宋_GBK" w:cs="Times New Roman"/>
            <w:sz w:val="32"/>
            <w:szCs w:val="32"/>
          </w:rPr>
          <w:delText>乙</w:delText>
        </w:r>
      </w:del>
      <w:ins w:id="72" w:author="cathy.dongl" w:date="2026-06-30T14:11:00Z">
        <w:r>
          <w:rPr>
            <w:rFonts w:hint="eastAsia" w:ascii="Times New Roman" w:hAnsi="Times New Roman" w:eastAsia="方正仿宋_GBK" w:cs="Times New Roman"/>
            <w:sz w:val="32"/>
            <w:szCs w:val="32"/>
          </w:rPr>
          <w:t>丙</w:t>
        </w:r>
      </w:ins>
      <w:r>
        <w:rPr>
          <w:rFonts w:ascii="Times New Roman" w:hAnsi="Times New Roman" w:eastAsia="方正仿宋_GBK" w:cs="Times New Roman"/>
          <w:sz w:val="32"/>
          <w:szCs w:val="32"/>
        </w:rPr>
        <w:t>方均须提供符合法律规定和甲方要求的发票，否则甲方有权拒绝付款，并不构成违约。</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丙方的收款账户信息为：</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名    称：</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xml:space="preserve">开户银行： </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 xml:space="preserve">地    址： </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帐    号：</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丙方所提供户名、账号均以本协议为准，若有更改，应提前以书面通知甲方，否则若因此而造成的任何损失，均由丙方自行承担。</w:t>
      </w:r>
    </w:p>
    <w:p>
      <w:pPr>
        <w:spacing w:line="580" w:lineRule="exact"/>
        <w:ind w:firstLine="640" w:firstLineChars="200"/>
        <w:rPr>
          <w:rFonts w:ascii="Times New Roman" w:hAnsi="Times New Roman" w:eastAsia="方正黑体_GBK" w:cs="Times New Roman"/>
          <w:sz w:val="32"/>
          <w:szCs w:val="40"/>
        </w:rPr>
      </w:pPr>
      <w:commentRangeStart w:id="7"/>
      <w:r>
        <w:rPr>
          <w:rFonts w:ascii="Times New Roman" w:hAnsi="Times New Roman" w:eastAsia="方正黑体_GBK" w:cs="Times New Roman"/>
          <w:sz w:val="32"/>
          <w:szCs w:val="40"/>
        </w:rPr>
        <w:t>第五条 乙方载体支持</w:t>
      </w:r>
    </w:p>
    <w:p>
      <w:pPr>
        <w:spacing w:line="580" w:lineRule="exact"/>
        <w:ind w:firstLineChars="200"/>
        <w:rPr>
          <w:rFonts w:hint="eastAsia" w:ascii="Times New Roman" w:hAnsi="Times New Roman" w:eastAsia="方正仿宋_GBK" w:cs="Times New Roman"/>
          <w:sz w:val="32"/>
          <w:szCs w:val="40"/>
        </w:rPr>
      </w:pPr>
      <w:ins w:id="73" w:author="Su" w:date="2026-06-30T16:19:00Z">
        <w:r>
          <w:rPr>
            <w:rFonts w:hint="eastAsia" w:ascii="Times New Roman" w:hAnsi="Times New Roman" w:eastAsia="方正仿宋_GBK" w:cs="Times New Roman"/>
            <w:sz w:val="32"/>
            <w:szCs w:val="40"/>
            <w:highlight w:val="yellow"/>
          </w:rPr>
          <w:t>乙方按照免费预约制，向丙方在阿里中心现有场地内提供</w:t>
        </w:r>
      </w:ins>
      <w:ins w:id="74" w:author="Su" w:date="2026-06-30T16:22:00Z">
        <w:r>
          <w:rPr>
            <w:rFonts w:hint="eastAsia" w:ascii="Times New Roman" w:hAnsi="Times New Roman" w:eastAsia="方正仿宋_GBK" w:cs="Times New Roman"/>
            <w:sz w:val="32"/>
            <w:szCs w:val="40"/>
            <w:highlight w:val="yellow"/>
          </w:rPr>
          <w:t>上述“”“一中心两基地香的计划</w:t>
        </w:r>
      </w:ins>
      <w:ins w:id="75" w:author="Su" w:date="2026-06-30T16:20:00Z">
        <w:r>
          <w:rPr>
            <w:rFonts w:hint="eastAsia" w:ascii="Times New Roman" w:hAnsi="Times New Roman" w:eastAsia="方正仿宋_GBK" w:cs="Times New Roman"/>
            <w:sz w:val="32"/>
            <w:szCs w:val="40"/>
            <w:highlight w:val="yellow"/>
          </w:rPr>
          <w:t>活动场地支持；</w:t>
        </w:r>
      </w:ins>
      <w:ins w:id="76" w:author="Su" w:date="2026-06-30T16:21:00Z">
        <w:r>
          <w:rPr>
            <w:rFonts w:hint="eastAsia" w:ascii="Times New Roman" w:hAnsi="Times New Roman" w:eastAsia="方正仿宋_GBK" w:cs="Times New Roman"/>
            <w:sz w:val="32"/>
            <w:szCs w:val="40"/>
            <w:highlight w:val="yellow"/>
          </w:rPr>
          <w:t>办公场地</w:t>
        </w:r>
      </w:ins>
      <w:ins w:id="77" w:author="Su" w:date="2026-06-30T16:24:00Z">
        <w:r>
          <w:rPr>
            <w:rFonts w:hint="eastAsia" w:ascii="Times New Roman" w:hAnsi="Times New Roman" w:eastAsia="方正仿宋_GBK" w:cs="Times New Roman"/>
            <w:sz w:val="32"/>
            <w:szCs w:val="40"/>
            <w:highlight w:val="yellow"/>
          </w:rPr>
          <w:t>支持</w:t>
        </w:r>
      </w:ins>
      <w:ins w:id="78" w:author="Su" w:date="2026-06-30T16:21:00Z">
        <w:r>
          <w:rPr>
            <w:rFonts w:hint="eastAsia" w:ascii="Times New Roman" w:hAnsi="Times New Roman" w:eastAsia="方正仿宋_GBK" w:cs="Times New Roman"/>
            <w:sz w:val="32"/>
            <w:szCs w:val="40"/>
            <w:highlight w:val="yellow"/>
          </w:rPr>
          <w:t>以乙</w:t>
        </w:r>
      </w:ins>
      <w:ins w:id="79" w:author="Su" w:date="2026-06-30T16:24:00Z">
        <w:r>
          <w:rPr>
            <w:rFonts w:hint="eastAsia" w:ascii="Times New Roman" w:hAnsi="Times New Roman" w:eastAsia="方正仿宋_GBK" w:cs="Times New Roman"/>
            <w:sz w:val="32"/>
            <w:szCs w:val="40"/>
            <w:highlight w:val="yellow"/>
          </w:rPr>
          <w:t>、</w:t>
        </w:r>
      </w:ins>
      <w:ins w:id="80" w:author="Su" w:date="2026-06-30T16:21:00Z">
        <w:r>
          <w:rPr>
            <w:rFonts w:hint="eastAsia" w:ascii="Times New Roman" w:hAnsi="Times New Roman" w:eastAsia="方正仿宋_GBK" w:cs="Times New Roman"/>
            <w:sz w:val="32"/>
            <w:szCs w:val="40"/>
            <w:highlight w:val="yellow"/>
          </w:rPr>
          <w:t>丙双方另行签订租赁合同为准。</w:t>
        </w:r>
      </w:ins>
      <w:del w:id="81" w:author="Su" w:date="2026-06-30T16:19:00Z">
        <w:r>
          <w:rPr>
            <w:rFonts w:ascii="Times New Roman" w:hAnsi="Times New Roman" w:eastAsia="方正仿宋_GBK" w:cs="Times New Roman"/>
            <w:sz w:val="32"/>
            <w:szCs w:val="40"/>
            <w:highlight w:val="yellow"/>
          </w:rPr>
          <w:delText>（请阿里补充提供）</w:delText>
        </w:r>
        <w:commentRangeEnd w:id="7"/>
      </w:del>
      <w:r>
        <w:rPr>
          <w:rStyle w:val="9"/>
          <w:rFonts w:hint="eastAsia" w:ascii="Times New Roman" w:hAnsi="Times New Roman" w:eastAsia="方正仿宋_GBK" w:cs="Times New Roman"/>
          <w:sz w:val="32"/>
          <w:szCs w:val="40"/>
        </w:rPr>
        <w:commentReference w:id="7"/>
      </w:r>
    </w:p>
    <w:p>
      <w:p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第六条 违约责任</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1. 在合同执行期内，甲、乙、丙三方均不得随意变更合同。如一方需要变更合同，需经三方友好协商，并就变更事项签署补充协议。</w:t>
      </w:r>
    </w:p>
    <w:p>
      <w:pPr>
        <w:adjustRightInd w:val="0"/>
        <w:snapToGrid w:val="0"/>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2. 甲、乙、丙</w:t>
      </w:r>
      <w:r>
        <w:rPr>
          <w:rFonts w:ascii="Times New Roman" w:hAnsi="Times New Roman" w:eastAsia="方正仿宋_GBK" w:cs="Times New Roman"/>
          <w:sz w:val="32"/>
          <w:szCs w:val="32"/>
        </w:rPr>
        <w:t>各方未能按照本协议的约定履行义务，经对方催告后30日内仍未全部履行的，守约方有权单方面解除本协议，并按照本协议的相关条款约定追究违约责任；本协议约定的违约责任不足以弥补守约方</w:t>
      </w:r>
      <w:del w:id="82" w:author="cathy.dongl" w:date="2026-06-30T14:55:00Z">
        <w:r>
          <w:rPr>
            <w:rFonts w:hint="eastAsia" w:ascii="Times New Roman" w:hAnsi="Times New Roman" w:eastAsia="方正仿宋_GBK" w:cs="Times New Roman"/>
            <w:sz w:val="32"/>
            <w:szCs w:val="32"/>
          </w:rPr>
          <w:delText>实际损失</w:delText>
        </w:r>
      </w:del>
      <w:ins w:id="83" w:author="cathy.dongl" w:date="2026-06-30T14:55:00Z">
        <w:r>
          <w:rPr>
            <w:rFonts w:hint="eastAsia" w:ascii="Times New Roman" w:hAnsi="Times New Roman" w:eastAsia="方正仿宋_GBK" w:cs="Times New Roman"/>
            <w:sz w:val="32"/>
            <w:szCs w:val="32"/>
          </w:rPr>
          <w:t>直接经济损失</w:t>
        </w:r>
      </w:ins>
      <w:r>
        <w:rPr>
          <w:rFonts w:ascii="Times New Roman" w:hAnsi="Times New Roman" w:eastAsia="方正仿宋_GBK" w:cs="Times New Roman"/>
          <w:sz w:val="32"/>
          <w:szCs w:val="32"/>
        </w:rPr>
        <w:t>的，违约方还应继续赔偿守约方的</w:t>
      </w:r>
      <w:del w:id="84" w:author="cathy.dongl" w:date="2026-06-30T14:55:00Z">
        <w:r>
          <w:rPr>
            <w:rFonts w:hint="eastAsia" w:ascii="Times New Roman" w:hAnsi="Times New Roman" w:eastAsia="方正仿宋_GBK" w:cs="Times New Roman"/>
            <w:sz w:val="32"/>
            <w:szCs w:val="32"/>
          </w:rPr>
          <w:delText>实际</w:delText>
        </w:r>
      </w:del>
      <w:ins w:id="85" w:author="cathy.dongl" w:date="2026-06-30T14:55:00Z">
        <w:r>
          <w:rPr>
            <w:rFonts w:hint="eastAsia" w:ascii="Times New Roman" w:hAnsi="Times New Roman" w:eastAsia="方正仿宋_GBK" w:cs="Times New Roman"/>
            <w:sz w:val="32"/>
            <w:szCs w:val="32"/>
          </w:rPr>
          <w:t>直接</w:t>
        </w:r>
      </w:ins>
      <w:ins w:id="86" w:author="cathy.dongl" w:date="2026-06-30T14:56:00Z">
        <w:r>
          <w:rPr>
            <w:rFonts w:hint="eastAsia" w:ascii="Times New Roman" w:hAnsi="Times New Roman" w:eastAsia="方正仿宋_GBK" w:cs="Times New Roman"/>
            <w:sz w:val="32"/>
            <w:szCs w:val="32"/>
          </w:rPr>
          <w:t>经济</w:t>
        </w:r>
      </w:ins>
      <w:r>
        <w:rPr>
          <w:rFonts w:ascii="Times New Roman" w:hAnsi="Times New Roman" w:eastAsia="方正仿宋_GBK" w:cs="Times New Roman"/>
          <w:sz w:val="32"/>
          <w:szCs w:val="32"/>
        </w:rPr>
        <w:t>损失。</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3. 甲、乙、丙三方经协商一致，可书面解除本协议，并约定后续处理事宜。因不可抗力或法律法规变更导致协议无法继续履行的，任何一方均可解除本协议，三方互不承担违约责任。</w:t>
      </w:r>
    </w:p>
    <w:p>
      <w:pPr>
        <w:spacing w:line="580" w:lineRule="exact"/>
        <w:ind w:firstLineChars="200"/>
        <w:rPr>
          <w:rFonts w:ascii="Times New Roman" w:hAnsi="Times New Roman" w:eastAsia="方正仿宋_GBK" w:cs="Times New Roman"/>
          <w:b/>
          <w:bCs/>
          <w:sz w:val="32"/>
          <w:szCs w:val="40"/>
        </w:rPr>
      </w:pPr>
      <w:r>
        <w:rPr>
          <w:rFonts w:ascii="Times New Roman" w:hAnsi="Times New Roman" w:eastAsia="方正仿宋_GBK" w:cs="Times New Roman"/>
          <w:b/>
          <w:bCs/>
          <w:sz w:val="32"/>
          <w:szCs w:val="40"/>
        </w:rPr>
        <w:t xml:space="preserve">4. </w:t>
      </w:r>
      <w:r>
        <w:rPr>
          <w:rFonts w:ascii="Times New Roman" w:hAnsi="Times New Roman" w:eastAsia="方正仿宋_GBK" w:cs="Times New Roman"/>
          <w:b/>
          <w:bCs/>
          <w:color w:val="000000"/>
          <w:sz w:val="32"/>
          <w:szCs w:val="32"/>
        </w:rPr>
        <w:t>因</w:t>
      </w:r>
      <w:r>
        <w:rPr>
          <w:rFonts w:ascii="Times New Roman" w:hAnsi="Times New Roman" w:eastAsia="方正仿宋_GBK" w:cs="Times New Roman"/>
          <w:b/>
          <w:bCs/>
          <w:sz w:val="32"/>
          <w:szCs w:val="32"/>
          <w:shd w:val="clear" w:color="auto" w:fill="FFFFFF"/>
        </w:rPr>
        <w:t>丙方违规使用专项资金或者未按照与甲方</w:t>
      </w:r>
      <w:r>
        <w:rPr>
          <w:rFonts w:ascii="Times New Roman" w:hAnsi="Times New Roman" w:eastAsia="方正仿宋_GBK" w:cs="Times New Roman"/>
          <w:b/>
          <w:bCs/>
          <w:sz w:val="32"/>
          <w:szCs w:val="32"/>
        </w:rPr>
        <w:t>《年度合作目标清单表》</w:t>
      </w:r>
      <w:r>
        <w:rPr>
          <w:rFonts w:ascii="Times New Roman" w:hAnsi="Times New Roman" w:eastAsia="方正仿宋_GBK" w:cs="Times New Roman"/>
          <w:b/>
          <w:bCs/>
          <w:sz w:val="32"/>
          <w:szCs w:val="32"/>
          <w:shd w:val="clear" w:color="auto" w:fill="FFFFFF"/>
        </w:rPr>
        <w:t>约定完成年度合作内容的，甲方有权按违规使用或者未完成比例扣减当年资金支持；丙方当年完成任务内容按比例不足以覆盖甲方当年度已提前拨付的支持资金的，丙方还应按比例退还甲方已支付的当年度相应部分支持资金。</w:t>
      </w:r>
    </w:p>
    <w:p>
      <w:pPr>
        <w:spacing w:line="580" w:lineRule="exact"/>
        <w:ind w:firstLineChars="200"/>
        <w:rPr>
          <w:rFonts w:ascii="Times New Roman" w:hAnsi="Times New Roman" w:eastAsia="方正仿宋_GBK" w:cs="Times New Roman"/>
          <w:sz w:val="32"/>
          <w:szCs w:val="40"/>
        </w:rPr>
      </w:pPr>
      <w:r>
        <w:rPr>
          <w:rFonts w:ascii="Times New Roman" w:hAnsi="Times New Roman" w:eastAsia="方正仿宋_GBK" w:cs="Times New Roman"/>
          <w:sz w:val="32"/>
          <w:szCs w:val="40"/>
        </w:rPr>
        <w:t>5 一方违反本协议的约定，除按前述条款承担违约责任外，还应赔偿另两方因维权而产生的费用，包括但不限于诉讼费、律师费、公证费、鉴定费、</w:t>
      </w:r>
      <w:del w:id="87" w:author="cathy.dongl" w:date="2026-06-30T14:56:00Z">
        <w:r>
          <w:rPr>
            <w:rFonts w:ascii="Times New Roman" w:hAnsi="Times New Roman" w:eastAsia="方正仿宋_GBK" w:cs="Times New Roman"/>
            <w:sz w:val="32"/>
            <w:szCs w:val="40"/>
          </w:rPr>
          <w:delText>交通费、</w:delText>
        </w:r>
      </w:del>
      <w:r>
        <w:rPr>
          <w:rFonts w:ascii="Times New Roman" w:hAnsi="Times New Roman" w:eastAsia="方正仿宋_GBK" w:cs="Times New Roman"/>
          <w:sz w:val="32"/>
          <w:szCs w:val="40"/>
        </w:rPr>
        <w:t>保全费等。</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kern w:val="0"/>
          <w:sz w:val="32"/>
          <w:szCs w:val="32"/>
        </w:rPr>
      </w:pPr>
      <w:r>
        <w:rPr>
          <w:rFonts w:ascii="Times New Roman" w:hAnsi="Times New Roman" w:eastAsia="方正仿宋_GBK" w:cs="Times New Roman"/>
          <w:sz w:val="32"/>
          <w:szCs w:val="32"/>
        </w:rPr>
        <w:t>6</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kern w:val="0"/>
          <w:sz w:val="32"/>
          <w:szCs w:val="32"/>
        </w:rPr>
        <w:t>一方有下列行为之一的，守约方有权解除本协议：</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kern w:val="0"/>
          <w:sz w:val="32"/>
          <w:szCs w:val="32"/>
        </w:rPr>
      </w:pPr>
      <w:r>
        <w:rPr>
          <w:rFonts w:ascii="Times New Roman" w:hAnsi="Times New Roman" w:eastAsia="方正仿宋_GBK" w:cs="Times New Roman"/>
          <w:kern w:val="0"/>
          <w:sz w:val="32"/>
          <w:szCs w:val="32"/>
        </w:rPr>
        <w:t>（1）严重损害对方权益或名誉；</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kern w:val="0"/>
          <w:sz w:val="32"/>
          <w:szCs w:val="32"/>
        </w:rPr>
      </w:pPr>
      <w:r>
        <w:rPr>
          <w:rFonts w:ascii="Times New Roman" w:hAnsi="Times New Roman" w:eastAsia="方正仿宋_GBK" w:cs="Times New Roman"/>
          <w:kern w:val="0"/>
          <w:sz w:val="32"/>
          <w:szCs w:val="32"/>
        </w:rPr>
        <w:t>（2）导致守约方对外承担责任或赔偿损失；</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kern w:val="0"/>
          <w:sz w:val="32"/>
          <w:szCs w:val="32"/>
        </w:rPr>
      </w:pPr>
      <w:r>
        <w:rPr>
          <w:rFonts w:ascii="Times New Roman" w:hAnsi="Times New Roman" w:eastAsia="方正仿宋_GBK" w:cs="Times New Roman"/>
          <w:kern w:val="0"/>
          <w:sz w:val="32"/>
          <w:szCs w:val="32"/>
        </w:rPr>
        <w:t>（3）一方实施非法经营等违法、犯罪活动或</w:t>
      </w:r>
      <w:del w:id="88" w:author="cathy.dongl" w:date="2026-06-30T14:58:00Z">
        <w:r>
          <w:rPr>
            <w:rFonts w:ascii="Times New Roman" w:hAnsi="Times New Roman" w:eastAsia="方正仿宋_GBK" w:cs="Times New Roman"/>
            <w:kern w:val="0"/>
            <w:sz w:val="32"/>
            <w:szCs w:val="32"/>
          </w:rPr>
          <w:delText>对方</w:delText>
        </w:r>
      </w:del>
      <w:ins w:id="89" w:author="cathy.dongl" w:date="2026-06-30T14:58:00Z">
        <w:r>
          <w:rPr>
            <w:rFonts w:hint="eastAsia" w:ascii="Times New Roman" w:hAnsi="Times New Roman" w:eastAsia="方正仿宋_GBK" w:cs="Times New Roman"/>
            <w:kern w:val="0"/>
            <w:sz w:val="32"/>
            <w:szCs w:val="32"/>
          </w:rPr>
          <w:t>法律法规</w:t>
        </w:r>
      </w:ins>
      <w:r>
        <w:rPr>
          <w:rFonts w:ascii="Times New Roman" w:hAnsi="Times New Roman" w:eastAsia="方正仿宋_GBK" w:cs="Times New Roman"/>
          <w:kern w:val="0"/>
          <w:sz w:val="32"/>
          <w:szCs w:val="32"/>
        </w:rPr>
        <w:t>明确禁止实施的活动；</w:t>
      </w:r>
    </w:p>
    <w:p>
      <w:pPr>
        <w:kinsoku w:val="0"/>
        <w:autoSpaceDE w:val="0"/>
        <w:autoSpaceDN w:val="0"/>
        <w:adjustRightInd w:val="0"/>
        <w:snapToGrid w:val="0"/>
        <w:spacing w:line="580" w:lineRule="exact"/>
        <w:ind w:firstLineChars="200"/>
        <w:textAlignment w:val="baseline"/>
        <w:rPr>
          <w:ins w:id="90" w:author="cathy.dongl" w:date="2026-06-30T14:59:00Z"/>
          <w:rFonts w:ascii="Times New Roman" w:hAnsi="Times New Roman" w:eastAsia="方正仿宋_GBK" w:cs="Times New Roman"/>
          <w:kern w:val="0"/>
          <w:sz w:val="32"/>
          <w:szCs w:val="32"/>
        </w:rPr>
      </w:pPr>
      <w:r>
        <w:rPr>
          <w:rFonts w:ascii="Times New Roman" w:hAnsi="Times New Roman" w:eastAsia="方正仿宋_GBK" w:cs="Times New Roman"/>
          <w:kern w:val="0"/>
          <w:sz w:val="32"/>
          <w:szCs w:val="32"/>
        </w:rPr>
        <w:t>（4）一方行为引发群体性事件，聚众上访损害对方利益</w:t>
      </w:r>
      <w:del w:id="91" w:author="cathy.dongl" w:date="2026-06-30T14:59:00Z">
        <w:r>
          <w:rPr>
            <w:rFonts w:hint="eastAsia" w:ascii="Times New Roman" w:hAnsi="Times New Roman" w:eastAsia="方正仿宋_GBK" w:cs="Times New Roman"/>
            <w:kern w:val="0"/>
            <w:sz w:val="32"/>
            <w:szCs w:val="32"/>
          </w:rPr>
          <w:delText>。</w:delText>
        </w:r>
      </w:del>
      <w:ins w:id="92" w:author="cathy.dongl" w:date="2026-06-30T14:59:00Z">
        <w:r>
          <w:rPr>
            <w:rFonts w:hint="eastAsia" w:ascii="Times New Roman" w:hAnsi="Times New Roman" w:eastAsia="方正仿宋_GBK" w:cs="Times New Roman"/>
            <w:kern w:val="0"/>
            <w:sz w:val="32"/>
            <w:szCs w:val="32"/>
          </w:rPr>
          <w:t>；</w:t>
        </w:r>
      </w:ins>
    </w:p>
    <w:p>
      <w:pPr>
        <w:pStyle w:val="2"/>
        <w:ind w:firstLineChars="100"/>
        <w:rPr>
          <w:rFonts w:ascii="Times New Roman" w:hAnsi="Times New Roman" w:eastAsia="方正仿宋_GBK" w:cs="Times New Roman"/>
          <w:kern w:val="0"/>
          <w:sz w:val="32"/>
          <w:szCs w:val="32"/>
        </w:rPr>
      </w:pPr>
      <w:ins w:id="93" w:author="cathy.dongl" w:date="2026-06-30T14:59:00Z">
        <w:r>
          <w:rPr>
            <w:rFonts w:hint="eastAsia" w:ascii="Times New Roman" w:hAnsi="Times New Roman" w:eastAsia="方正仿宋_GBK" w:cs="Times New Roman"/>
            <w:kern w:val="0"/>
            <w:sz w:val="32"/>
            <w:szCs w:val="32"/>
          </w:rPr>
          <w:t>（5）违反本协议保密条款。</w:t>
        </w:r>
      </w:ins>
    </w:p>
    <w:p>
      <w:pPr>
        <w:kinsoku w:val="0"/>
        <w:autoSpaceDE w:val="0"/>
        <w:autoSpaceDN w:val="0"/>
        <w:adjustRightInd w:val="0"/>
        <w:snapToGrid w:val="0"/>
        <w:spacing w:line="580" w:lineRule="exact"/>
        <w:ind w:firstLineChars="200"/>
        <w:textAlignment w:val="baseline"/>
        <w:rPr>
          <w:rFonts w:ascii="Times New Roman" w:hAnsi="Times New Roman" w:cs="Times New Roman"/>
        </w:rPr>
      </w:pPr>
      <w:r>
        <w:rPr>
          <w:rFonts w:ascii="Times New Roman" w:hAnsi="Times New Roman" w:eastAsia="方正仿宋_GBK" w:cs="Times New Roman"/>
          <w:kern w:val="0"/>
          <w:sz w:val="32"/>
          <w:szCs w:val="32"/>
        </w:rPr>
        <w:t>守约方依照前款约定解除本协议，不承担违约责任，并有权就其遭受的损失向违约方要求赔偿。</w:t>
      </w:r>
    </w:p>
    <w:p>
      <w:pPr>
        <w:adjustRightInd w:val="0"/>
        <w:snapToGrid w:val="0"/>
        <w:spacing w:line="580" w:lineRule="exact"/>
        <w:ind w:firstLine="640" w:firstLineChars="200"/>
        <w:rPr>
          <w:rFonts w:ascii="Times New Roman" w:hAnsi="Times New Roman" w:eastAsia="方正黑体_GBK" w:cs="Times New Roman"/>
          <w:sz w:val="32"/>
          <w:szCs w:val="32"/>
        </w:rPr>
      </w:pPr>
      <w:r>
        <w:rPr>
          <w:rFonts w:ascii="Times New Roman" w:hAnsi="Times New Roman" w:eastAsia="方正黑体_GBK" w:cs="Times New Roman"/>
          <w:sz w:val="32"/>
          <w:szCs w:val="32"/>
        </w:rPr>
        <w:t>第七条 保密</w:t>
      </w:r>
      <w:ins w:id="94" w:author="cathy.dongl" w:date="2026-06-30T15:00:00Z">
        <w:r>
          <w:rPr>
            <w:rFonts w:hint="eastAsia" w:ascii="宋体" w:hAnsi="宋体" w:eastAsia="宋体" w:cs="宋体"/>
            <w:sz w:val="32"/>
            <w:szCs w:val="32"/>
          </w:rPr>
          <w:t>和知识产权</w:t>
        </w:r>
      </w:ins>
      <w:r>
        <w:rPr>
          <w:rFonts w:ascii="Times New Roman" w:hAnsi="Times New Roman" w:eastAsia="方正黑体_GBK" w:cs="Times New Roman"/>
          <w:sz w:val="32"/>
          <w:szCs w:val="32"/>
        </w:rPr>
        <w:t>约定</w:t>
      </w:r>
    </w:p>
    <w:p>
      <w:pPr>
        <w:pStyle w:val="15"/>
        <w:adjustRightInd w:val="0"/>
        <w:snapToGrid w:val="0"/>
        <w:spacing w:line="520" w:lineRule="exact"/>
        <w:ind w:firstLine="0" w:firstLineChars="200"/>
        <w:rPr>
          <w:rFonts w:ascii="Times New Roman" w:hAnsi="Times New Roman" w:eastAsia="方正仿宋_GBK" w:cs="Times New Roman"/>
          <w:color w:val="000000"/>
          <w:sz w:val="32"/>
          <w:szCs w:val="32"/>
          <w:rPrChange w:id="96" w:author="cathy.dongl" w:date="2026-06-30T15:06:00Z">
            <w:rPr/>
          </w:rPrChange>
        </w:rPr>
        <w:pPrChange w:id="95" w:author="cathy.dongl" w:date="2026-06-30T15:06:00Z">
          <w:pPr>
            <w:pStyle w:val="10"/>
            <w:spacing w:line="580" w:lineRule="exact"/>
            <w:ind w:firstLine="0"/>
          </w:pPr>
        </w:pPrChange>
      </w:pPr>
      <w:r>
        <w:rPr>
          <w:rFonts w:ascii="Times New Roman" w:hAnsi="Times New Roman" w:eastAsia="方正仿宋_GBK" w:cs="Times New Roman"/>
          <w:color w:val="000000"/>
          <w:sz w:val="32"/>
          <w:szCs w:val="32"/>
        </w:rPr>
        <w:t>1. 甲、乙、丙三方在合作前独立拥有的</w:t>
      </w:r>
      <w:del w:id="97" w:author="cathy.dongl" w:date="2026-06-30T15:00:00Z">
        <w:r>
          <w:rPr>
            <w:rFonts w:ascii="Times New Roman" w:hAnsi="Times New Roman" w:eastAsia="方正仿宋_GBK" w:cs="Times New Roman"/>
            <w:color w:val="000000"/>
            <w:sz w:val="32"/>
            <w:szCs w:val="32"/>
          </w:rPr>
          <w:delText>背景</w:delText>
        </w:r>
      </w:del>
      <w:r>
        <w:rPr>
          <w:rFonts w:ascii="Times New Roman" w:hAnsi="Times New Roman" w:eastAsia="方正仿宋_GBK" w:cs="Times New Roman"/>
          <w:color w:val="000000"/>
          <w:sz w:val="32"/>
          <w:szCs w:val="32"/>
        </w:rPr>
        <w:t>知识产权，仍归各自所有。</w:t>
      </w:r>
      <w:ins w:id="98" w:author="cathy.dongl" w:date="2026-06-30T15:01:00Z">
        <w:r>
          <w:rPr>
            <w:rFonts w:ascii="Times New Roman" w:hAnsi="Times New Roman" w:eastAsia="方正仿宋_GBK" w:cs="Times New Roman"/>
            <w:color w:val="000000"/>
            <w:sz w:val="32"/>
            <w:szCs w:val="32"/>
          </w:rPr>
          <w:t>因合作需要</w:t>
        </w:r>
      </w:ins>
      <w:ins w:id="99" w:author="cathy.dongl" w:date="2026-06-30T15:01:00Z">
        <w:r>
          <w:rPr>
            <w:rFonts w:hint="eastAsia" w:ascii="宋体" w:hAnsi="宋体" w:eastAsia="宋体" w:cs="宋体"/>
            <w:color w:val="000000"/>
            <w:sz w:val="32"/>
            <w:szCs w:val="32"/>
          </w:rPr>
          <w:t>涉</w:t>
        </w:r>
      </w:ins>
      <w:ins w:id="100" w:author="cathy.dongl" w:date="2026-06-30T15:01:00Z">
        <w:r>
          <w:rPr>
            <w:rFonts w:hint="eastAsia" w:ascii="___WRD_EMBED_SUB_46" w:hAnsi="___WRD_EMBED_SUB_46" w:eastAsia="___WRD_EMBED_SUB_46" w:cs="___WRD_EMBED_SUB_46"/>
            <w:color w:val="000000"/>
            <w:sz w:val="32"/>
            <w:szCs w:val="32"/>
          </w:rPr>
          <w:t>及到的任何一方原有知识产权，由持有方书面授权需求方且</w:t>
        </w:r>
      </w:ins>
      <w:ins w:id="101" w:author="cathy.dongl" w:date="2026-06-30T15:01:00Z">
        <w:r>
          <w:rPr>
            <w:rFonts w:hint="eastAsia" w:ascii="宋体" w:hAnsi="宋体" w:eastAsia="宋体" w:cs="宋体"/>
            <w:color w:val="000000"/>
            <w:sz w:val="32"/>
            <w:szCs w:val="32"/>
          </w:rPr>
          <w:t>只</w:t>
        </w:r>
      </w:ins>
      <w:ins w:id="102" w:author="cathy.dongl" w:date="2026-06-30T15:01:00Z">
        <w:r>
          <w:rPr>
            <w:rFonts w:hint="eastAsia" w:ascii="___WRD_EMBED_SUB_46" w:hAnsi="___WRD_EMBED_SUB_46" w:eastAsia="___WRD_EMBED_SUB_46" w:cs="___WRD_EMBED_SUB_46"/>
            <w:color w:val="000000"/>
            <w:sz w:val="32"/>
            <w:szCs w:val="32"/>
          </w:rPr>
          <w:t>限于合作项目范围内使用，并随合作结束而终止使</w:t>
        </w:r>
      </w:ins>
      <w:ins w:id="103" w:author="cathy.dongl" w:date="2026-06-30T15:01:00Z">
        <w:r>
          <w:rPr>
            <w:rFonts w:ascii="Times New Roman" w:hAnsi="Times New Roman" w:eastAsia="方正仿宋_GBK" w:cs="Times New Roman"/>
            <w:color w:val="000000"/>
            <w:sz w:val="32"/>
            <w:szCs w:val="32"/>
          </w:rPr>
          <w:t>用，并不得向任何其</w:t>
        </w:r>
      </w:ins>
      <w:ins w:id="104" w:author="cathy.dongl" w:date="2026-06-30T15:01:00Z">
        <w:r>
          <w:rPr>
            <w:rFonts w:hint="eastAsia" w:ascii="宋体" w:hAnsi="宋体" w:eastAsia="宋体" w:cs="宋体"/>
            <w:color w:val="000000"/>
            <w:sz w:val="32"/>
            <w:szCs w:val="32"/>
          </w:rPr>
          <w:t>它</w:t>
        </w:r>
      </w:ins>
      <w:ins w:id="105" w:author="cathy.dongl" w:date="2026-06-30T15:01:00Z">
        <w:r>
          <w:rPr>
            <w:rFonts w:hint="eastAsia" w:ascii="___WRD_EMBED_SUB_46" w:hAnsi="___WRD_EMBED_SUB_46" w:eastAsia="___WRD_EMBED_SUB_46" w:cs="___WRD_EMBED_SUB_46"/>
            <w:color w:val="000000"/>
            <w:sz w:val="32"/>
            <w:szCs w:val="32"/>
          </w:rPr>
          <w:t>方披露，项目是否必需该知识产权应由</w:t>
        </w:r>
      </w:ins>
      <w:ins w:id="106" w:author="cathy.dongl" w:date="2026-06-30T15:02:00Z">
        <w:r>
          <w:rPr>
            <w:rFonts w:hint="eastAsia" w:ascii="Times New Roman" w:hAnsi="Times New Roman" w:eastAsia="方正仿宋_GBK" w:cs="Times New Roman"/>
            <w:color w:val="000000"/>
            <w:sz w:val="32"/>
            <w:szCs w:val="32"/>
          </w:rPr>
          <w:t>各</w:t>
        </w:r>
      </w:ins>
      <w:ins w:id="107" w:author="cathy.dongl" w:date="2026-06-30T15:01:00Z">
        <w:r>
          <w:rPr>
            <w:rFonts w:ascii="Times New Roman" w:hAnsi="Times New Roman" w:eastAsia="方正仿宋_GBK" w:cs="Times New Roman"/>
            <w:color w:val="000000"/>
            <w:sz w:val="32"/>
            <w:szCs w:val="32"/>
          </w:rPr>
          <w:t>方共同确定。</w:t>
        </w:r>
      </w:ins>
      <w:r>
        <w:rPr>
          <w:rFonts w:ascii="Times New Roman" w:hAnsi="Times New Roman" w:eastAsia="方正仿宋_GBK" w:cs="Times New Roman"/>
          <w:color w:val="000000"/>
          <w:sz w:val="32"/>
          <w:szCs w:val="32"/>
        </w:rPr>
        <w:t>甲、乙、丙方在本协议合作期间，由三方共同投入产生的知识产权，为三方共有，权利份额协商确定；协商不成的，原则上平均享有。甲、乙方作为资金投入方和资源提供方，有权</w:t>
      </w:r>
      <w:del w:id="108" w:author="cathy.dongl" w:date="2026-06-30T15:03:00Z">
        <w:r>
          <w:rPr>
            <w:rFonts w:ascii="Times New Roman" w:hAnsi="Times New Roman" w:eastAsia="方正仿宋_GBK" w:cs="Times New Roman"/>
            <w:color w:val="000000"/>
            <w:sz w:val="32"/>
            <w:szCs w:val="32"/>
          </w:rPr>
          <w:delText>在内部非商业性目的下</w:delText>
        </w:r>
      </w:del>
      <w:r>
        <w:rPr>
          <w:rFonts w:ascii="Times New Roman" w:hAnsi="Times New Roman" w:eastAsia="方正仿宋_GBK" w:cs="Times New Roman"/>
          <w:color w:val="000000"/>
          <w:sz w:val="32"/>
          <w:szCs w:val="32"/>
        </w:rPr>
        <w:t>免费使用该共有知识产权。</w:t>
      </w:r>
      <w:ins w:id="109" w:author="cathy.dongl" w:date="2026-06-30T15:02:00Z">
        <w:r>
          <w:rPr>
            <w:rFonts w:ascii="Times New Roman" w:hAnsi="Times New Roman" w:eastAsia="方正仿宋_GBK" w:cs="Times New Roman"/>
            <w:color w:val="000000"/>
            <w:sz w:val="32"/>
            <w:szCs w:val="32"/>
          </w:rPr>
          <w:t>除上述情形外，本协议任何一方并未赋予另一方明示或</w:t>
        </w:r>
      </w:ins>
      <w:ins w:id="110" w:author="cathy.dongl" w:date="2026-06-30T15:02:00Z">
        <w:r>
          <w:rPr>
            <w:rFonts w:hint="eastAsia" w:ascii="宋体" w:hAnsi="宋体" w:eastAsia="宋体" w:cs="宋体"/>
            <w:color w:val="000000"/>
            <w:sz w:val="32"/>
            <w:szCs w:val="32"/>
          </w:rPr>
          <w:t>暗</w:t>
        </w:r>
      </w:ins>
      <w:ins w:id="111" w:author="cathy.dongl" w:date="2026-06-30T15:02:00Z">
        <w:r>
          <w:rPr>
            <w:rFonts w:hint="eastAsia" w:ascii="___WRD_EMBED_SUB_46" w:hAnsi="___WRD_EMBED_SUB_46" w:eastAsia="___WRD_EMBED_SUB_46" w:cs="___WRD_EMBED_SUB_46"/>
            <w:color w:val="000000"/>
            <w:sz w:val="32"/>
            <w:szCs w:val="32"/>
          </w:rPr>
          <w:t>示的知识产权（包括但不限于专利、</w:t>
        </w:r>
      </w:ins>
      <w:ins w:id="112" w:author="cathy.dongl" w:date="2026-06-30T15:02:00Z">
        <w:r>
          <w:rPr>
            <w:rFonts w:hint="eastAsia" w:ascii="宋体" w:hAnsi="宋体" w:eastAsia="宋体" w:cs="宋体"/>
            <w:color w:val="000000"/>
            <w:sz w:val="32"/>
            <w:szCs w:val="32"/>
          </w:rPr>
          <w:t>著</w:t>
        </w:r>
      </w:ins>
      <w:ins w:id="113" w:author="cathy.dongl" w:date="2026-06-30T15:02:00Z">
        <w:r>
          <w:rPr>
            <w:rFonts w:hint="eastAsia" w:ascii="___WRD_EMBED_SUB_46" w:hAnsi="___WRD_EMBED_SUB_46" w:eastAsia="___WRD_EMBED_SUB_46" w:cs="___WRD_EMBED_SUB_46"/>
            <w:color w:val="000000"/>
            <w:sz w:val="32"/>
            <w:szCs w:val="32"/>
          </w:rPr>
          <w:t>作权、技术秘密、商号、商标）</w:t>
        </w:r>
      </w:ins>
      <w:ins w:id="114" w:author="cathy.dongl" w:date="2026-06-30T15:02:00Z">
        <w:r>
          <w:rPr>
            <w:rFonts w:hint="eastAsia" w:ascii="宋体" w:hAnsi="宋体" w:eastAsia="宋体" w:cs="宋体"/>
            <w:color w:val="000000"/>
            <w:sz w:val="32"/>
            <w:szCs w:val="32"/>
          </w:rPr>
          <w:t>许</w:t>
        </w:r>
      </w:ins>
      <w:ins w:id="115" w:author="cathy.dongl" w:date="2026-06-30T15:02:00Z">
        <w:r>
          <w:rPr>
            <w:rFonts w:hint="eastAsia" w:ascii="___WRD_EMBED_SUB_46" w:hAnsi="___WRD_EMBED_SUB_46" w:eastAsia="___WRD_EMBED_SUB_46" w:cs="___WRD_EMBED_SUB_46"/>
            <w:color w:val="000000"/>
            <w:sz w:val="32"/>
            <w:szCs w:val="32"/>
          </w:rPr>
          <w:t>可，任何一方需要另一方知识产权</w:t>
        </w:r>
      </w:ins>
      <w:ins w:id="116" w:author="cathy.dongl" w:date="2026-06-30T15:02:00Z">
        <w:r>
          <w:rPr>
            <w:rFonts w:hint="eastAsia" w:ascii="宋体" w:hAnsi="宋体" w:eastAsia="宋体" w:cs="宋体"/>
            <w:color w:val="000000"/>
            <w:sz w:val="32"/>
            <w:szCs w:val="32"/>
          </w:rPr>
          <w:t>许</w:t>
        </w:r>
      </w:ins>
      <w:ins w:id="117" w:author="cathy.dongl" w:date="2026-06-30T15:02:00Z">
        <w:r>
          <w:rPr>
            <w:rFonts w:hint="eastAsia" w:ascii="___WRD_EMBED_SUB_46" w:hAnsi="___WRD_EMBED_SUB_46" w:eastAsia="___WRD_EMBED_SUB_46" w:cs="___WRD_EMBED_SUB_46"/>
            <w:color w:val="000000"/>
            <w:sz w:val="32"/>
            <w:szCs w:val="32"/>
          </w:rPr>
          <w:t>可，需要另行签署</w:t>
        </w:r>
      </w:ins>
      <w:ins w:id="118" w:author="cathy.dongl" w:date="2026-06-30T15:02:00Z">
        <w:r>
          <w:rPr>
            <w:rFonts w:hint="eastAsia" w:ascii="宋体" w:hAnsi="宋体" w:eastAsia="宋体" w:cs="宋体"/>
            <w:color w:val="000000"/>
            <w:sz w:val="32"/>
            <w:szCs w:val="32"/>
          </w:rPr>
          <w:t>许</w:t>
        </w:r>
      </w:ins>
      <w:ins w:id="119" w:author="cathy.dongl" w:date="2026-06-30T15:02:00Z">
        <w:r>
          <w:rPr>
            <w:rFonts w:hint="eastAsia" w:ascii="___WRD_EMBED_SUB_46" w:hAnsi="___WRD_EMBED_SUB_46" w:eastAsia="___WRD_EMBED_SUB_46" w:cs="___WRD_EMBED_SUB_46"/>
            <w:color w:val="000000"/>
            <w:sz w:val="32"/>
            <w:szCs w:val="32"/>
          </w:rPr>
          <w:t>可协议，或在依据本协议签订的其</w:t>
        </w:r>
      </w:ins>
      <w:ins w:id="120" w:author="cathy.dongl" w:date="2026-06-30T15:02:00Z">
        <w:r>
          <w:rPr>
            <w:rFonts w:hint="eastAsia" w:ascii="宋体" w:hAnsi="宋体" w:eastAsia="宋体" w:cs="宋体"/>
            <w:color w:val="000000"/>
            <w:sz w:val="32"/>
            <w:szCs w:val="32"/>
          </w:rPr>
          <w:t>它</w:t>
        </w:r>
      </w:ins>
      <w:ins w:id="121" w:author="cathy.dongl" w:date="2026-06-30T15:02:00Z">
        <w:r>
          <w:rPr>
            <w:rFonts w:hint="eastAsia" w:ascii="___WRD_EMBED_SUB_46" w:hAnsi="___WRD_EMBED_SUB_46" w:eastAsia="___WRD_EMBED_SUB_46" w:cs="___WRD_EMBED_SUB_46"/>
            <w:color w:val="000000"/>
            <w:sz w:val="32"/>
            <w:szCs w:val="32"/>
          </w:rPr>
          <w:t>协议中约定</w:t>
        </w:r>
      </w:ins>
      <w:ins w:id="122" w:author="cathy.dongl" w:date="2026-06-30T15:02:00Z">
        <w:r>
          <w:rPr>
            <w:rFonts w:hint="eastAsia" w:ascii="宋体" w:hAnsi="宋体" w:eastAsia="宋体" w:cs="宋体"/>
            <w:color w:val="000000"/>
            <w:sz w:val="32"/>
            <w:szCs w:val="32"/>
          </w:rPr>
          <w:t>许</w:t>
        </w:r>
      </w:ins>
      <w:ins w:id="123" w:author="cathy.dongl" w:date="2026-06-30T15:02:00Z">
        <w:r>
          <w:rPr>
            <w:rFonts w:hint="eastAsia" w:ascii="___WRD_EMBED_SUB_46" w:hAnsi="___WRD_EMBED_SUB_46" w:eastAsia="___WRD_EMBED_SUB_46" w:cs="___WRD_EMBED_SUB_46"/>
            <w:color w:val="000000"/>
            <w:sz w:val="32"/>
            <w:szCs w:val="32"/>
          </w:rPr>
          <w:t>可条款。</w:t>
        </w:r>
      </w:ins>
    </w:p>
    <w:p>
      <w:pPr>
        <w:pStyle w:val="10"/>
        <w:spacing w:line="580" w:lineRule="exact"/>
        <w:ind w:firstLine="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2. </w:t>
      </w:r>
      <w:r>
        <w:rPr>
          <w:rFonts w:ascii="Times New Roman" w:hAnsi="Times New Roman" w:eastAsia="方正仿宋_GBK" w:cs="Times New Roman"/>
          <w:sz w:val="32"/>
          <w:szCs w:val="32"/>
        </w:rPr>
        <w:t>在本协议及其附件、补充约定等洽商、履行过程中获取的国家秘密、商业秘密，均为保密信息，且不因本协议的终止或解除发生改变。</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color w:val="000000"/>
          <w:sz w:val="32"/>
          <w:szCs w:val="32"/>
        </w:rPr>
        <w:t xml:space="preserve">3. </w:t>
      </w:r>
      <w:r>
        <w:rPr>
          <w:rFonts w:ascii="Times New Roman" w:hAnsi="Times New Roman" w:eastAsia="方正仿宋_GBK" w:cs="Times New Roman"/>
          <w:sz w:val="32"/>
          <w:szCs w:val="40"/>
        </w:rPr>
        <w:t>甲、乙、丙三方</w:t>
      </w:r>
      <w:r>
        <w:rPr>
          <w:rFonts w:ascii="Times New Roman" w:hAnsi="Times New Roman" w:eastAsia="方正仿宋_GBK" w:cs="Times New Roman"/>
          <w:color w:val="000000"/>
          <w:sz w:val="32"/>
          <w:szCs w:val="32"/>
        </w:rPr>
        <w:t>应对合作中获知的商业秘密、技术数据等保密信息承担保密义务，直至本合作</w:t>
      </w:r>
      <w:r>
        <w:rPr>
          <w:rFonts w:ascii="Times New Roman" w:hAnsi="Times New Roman" w:eastAsia="方正仿宋_GBK" w:cs="Times New Roman"/>
          <w:sz w:val="32"/>
          <w:szCs w:val="32"/>
        </w:rPr>
        <w:t>终止</w:t>
      </w:r>
      <w:r>
        <w:rPr>
          <w:rFonts w:ascii="Times New Roman" w:hAnsi="Times New Roman" w:eastAsia="方正仿宋_GBK" w:cs="Times New Roman"/>
          <w:color w:val="000000"/>
          <w:sz w:val="32"/>
          <w:szCs w:val="32"/>
        </w:rPr>
        <w:t>。</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4</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sz w:val="32"/>
          <w:szCs w:val="32"/>
        </w:rPr>
        <w:t>未经权利方书面同意，或国家机关依照法律规定的权限和程序发出披露保密信息的要求，任何一方均不得对外披露保密信息，也不得将保密信息用于本协议合作事项以外的用途，否则应赔偿因此造成对方的损失。</w:t>
      </w:r>
    </w:p>
    <w:p>
      <w:pPr>
        <w:adjustRightInd w:val="0"/>
        <w:snapToGrid w:val="0"/>
        <w:spacing w:line="580" w:lineRule="exact"/>
        <w:ind w:firstLineChars="200"/>
        <w:rPr>
          <w:rFonts w:ascii="Times New Roman" w:hAnsi="Times New Roman" w:eastAsia="方正黑体_GBK" w:cs="Times New Roman"/>
          <w:sz w:val="32"/>
          <w:szCs w:val="32"/>
        </w:rPr>
      </w:pPr>
      <w:r>
        <w:rPr>
          <w:rFonts w:ascii="Times New Roman" w:hAnsi="Times New Roman" w:eastAsia="方正仿宋_GBK" w:cs="Times New Roman"/>
          <w:sz w:val="32"/>
          <w:szCs w:val="32"/>
        </w:rPr>
        <w:t>5</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sz w:val="32"/>
          <w:szCs w:val="40"/>
        </w:rPr>
        <w:t>甲、乙、丙三方</w:t>
      </w:r>
      <w:r>
        <w:rPr>
          <w:rFonts w:ascii="Times New Roman" w:hAnsi="Times New Roman" w:eastAsia="方正仿宋_GBK" w:cs="Times New Roman"/>
          <w:sz w:val="32"/>
          <w:szCs w:val="32"/>
        </w:rPr>
        <w:t>需就本协议合作事项向各自主管部门、上级机关请示、汇报的，该情形下对保密信息的使用不属于对外披露，但仍应采取必要措施确保保密义务得以遵守，否则应赔偿因此造成对方的损失。</w:t>
      </w:r>
    </w:p>
    <w:p>
      <w:pPr>
        <w:adjustRightInd w:val="0"/>
        <w:snapToGrid w:val="0"/>
        <w:spacing w:line="580" w:lineRule="exact"/>
        <w:ind w:firstLine="640" w:firstLineChars="200"/>
        <w:rPr>
          <w:rFonts w:ascii="Times New Roman" w:hAnsi="Times New Roman" w:eastAsia="方正黑体_GBK" w:cs="Times New Roman"/>
          <w:sz w:val="32"/>
          <w:szCs w:val="32"/>
        </w:rPr>
      </w:pPr>
      <w:r>
        <w:rPr>
          <w:rFonts w:ascii="Times New Roman" w:hAnsi="Times New Roman" w:eastAsia="方正黑体_GBK" w:cs="Times New Roman"/>
          <w:sz w:val="32"/>
          <w:szCs w:val="32"/>
        </w:rPr>
        <w:t>第八条 通讯送达</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1</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sz w:val="32"/>
          <w:szCs w:val="32"/>
        </w:rPr>
        <w:t>本协议所载通讯地址、联系方式均为有效，向该通讯地址和联系方式送达的，即视为完成对另一方的送达，包括接收方拒收的。</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2</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sz w:val="32"/>
          <w:szCs w:val="32"/>
        </w:rPr>
        <w:t>任何一方的通讯地址、联系方式发生变化的，均应及时书面通知对方；在通知到达前，对方向原通讯地址和联系方式进行的送达，仍属有效。</w:t>
      </w:r>
    </w:p>
    <w:p>
      <w:pPr>
        <w:adjustRightInd w:val="0"/>
        <w:snapToGrid w:val="0"/>
        <w:spacing w:line="580" w:lineRule="exact"/>
        <w:ind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3</w:t>
      </w:r>
      <w:r>
        <w:rPr>
          <w:rFonts w:ascii="Times New Roman" w:hAnsi="Times New Roman" w:eastAsia="方正仿宋_GBK" w:cs="Times New Roman"/>
          <w:color w:val="000000"/>
          <w:sz w:val="32"/>
          <w:szCs w:val="32"/>
        </w:rPr>
        <w:t xml:space="preserve">. </w:t>
      </w:r>
      <w:r>
        <w:rPr>
          <w:rFonts w:ascii="Times New Roman" w:hAnsi="Times New Roman" w:eastAsia="方正仿宋_GBK" w:cs="Times New Roman"/>
          <w:sz w:val="32"/>
          <w:szCs w:val="32"/>
        </w:rPr>
        <w:t>本协议约定的通讯地址、联系方式在本协议的履行、解除和诉讼程序中均适用。</w:t>
      </w:r>
    </w:p>
    <w:p>
      <w:p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第九条 争议解决</w:t>
      </w:r>
    </w:p>
    <w:p>
      <w:pPr>
        <w:adjustRightInd w:val="0"/>
        <w:snapToGrid w:val="0"/>
        <w:spacing w:line="580" w:lineRule="exact"/>
        <w:ind w:firstLineChars="200"/>
        <w:rPr>
          <w:rFonts w:ascii="Times New Roman" w:hAnsi="Times New Roman" w:eastAsia="方正仿宋_GBK" w:cs="Times New Roman"/>
          <w:szCs w:val="21"/>
        </w:rPr>
      </w:pPr>
      <w:r>
        <w:rPr>
          <w:rFonts w:ascii="Times New Roman" w:hAnsi="Times New Roman" w:eastAsia="方正仿宋_GBK" w:cs="Times New Roman"/>
          <w:sz w:val="32"/>
          <w:szCs w:val="40"/>
        </w:rPr>
        <w:t>因本协议引起的一切争议，三方首先应当友好协商解决。协商不成，可向甲方所在地有管辖权的人民法院起诉。</w:t>
      </w:r>
    </w:p>
    <w:p>
      <w:pPr>
        <w:spacing w:line="580" w:lineRule="exact"/>
        <w:ind w:firstLine="640" w:firstLineChars="200"/>
        <w:rPr>
          <w:rFonts w:ascii="Times New Roman" w:hAnsi="Times New Roman" w:eastAsia="方正黑体_GBK" w:cs="Times New Roman"/>
          <w:sz w:val="32"/>
          <w:szCs w:val="40"/>
        </w:rPr>
      </w:pPr>
      <w:r>
        <w:rPr>
          <w:rFonts w:ascii="Times New Roman" w:hAnsi="Times New Roman" w:eastAsia="方正黑体_GBK" w:cs="Times New Roman"/>
          <w:sz w:val="32"/>
          <w:szCs w:val="40"/>
        </w:rPr>
        <w:t>第十条 附则</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sz w:val="32"/>
          <w:szCs w:val="32"/>
        </w:rPr>
      </w:pPr>
      <w:r>
        <w:rPr>
          <w:rFonts w:ascii="Times New Roman" w:hAnsi="Times New Roman" w:eastAsia="方正仿宋_GBK" w:cs="Times New Roman"/>
          <w:sz w:val="32"/>
          <w:szCs w:val="32"/>
        </w:rPr>
        <w:t>1. 本协议经双方</w:t>
      </w:r>
      <w:del w:id="124" w:author="cathy.dongl" w:date="2026-06-30T14:15:00Z">
        <w:r>
          <w:rPr>
            <w:rFonts w:ascii="Times New Roman" w:hAnsi="Times New Roman" w:eastAsia="方正仿宋_GBK" w:cs="Times New Roman"/>
            <w:sz w:val="32"/>
            <w:szCs w:val="32"/>
          </w:rPr>
          <w:delText>代表签字并</w:delText>
        </w:r>
      </w:del>
      <w:r>
        <w:rPr>
          <w:rFonts w:ascii="Times New Roman" w:hAnsi="Times New Roman" w:eastAsia="方正仿宋_GBK" w:cs="Times New Roman"/>
          <w:sz w:val="32"/>
          <w:szCs w:val="32"/>
        </w:rPr>
        <w:t>盖章后生效。</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sz w:val="32"/>
          <w:szCs w:val="32"/>
        </w:rPr>
      </w:pPr>
      <w:r>
        <w:rPr>
          <w:rFonts w:ascii="Times New Roman" w:hAnsi="Times New Roman" w:eastAsia="方正仿宋_GBK" w:cs="Times New Roman"/>
          <w:sz w:val="32"/>
          <w:szCs w:val="32"/>
        </w:rPr>
        <w:t>2. 本协议有效期三年，自签订协议之日起算。期满后，甲、乙</w:t>
      </w:r>
      <w:ins w:id="125" w:author="cathy.dongl" w:date="2026-06-30T15:07:00Z">
        <w:r>
          <w:rPr>
            <w:rFonts w:hint="eastAsia" w:ascii="Times New Roman" w:hAnsi="Times New Roman" w:eastAsia="方正仿宋_GBK" w:cs="Times New Roman"/>
            <w:sz w:val="32"/>
            <w:szCs w:val="32"/>
          </w:rPr>
          <w:t>、丙</w:t>
        </w:r>
      </w:ins>
      <w:r>
        <w:rPr>
          <w:rFonts w:ascii="Times New Roman" w:hAnsi="Times New Roman" w:eastAsia="方正仿宋_GBK" w:cs="Times New Roman"/>
          <w:sz w:val="32"/>
          <w:szCs w:val="32"/>
        </w:rPr>
        <w:t>方协商决定是否续签本协议，续约应当签订书面协议。</w:t>
      </w:r>
    </w:p>
    <w:p>
      <w:pPr>
        <w:kinsoku w:val="0"/>
        <w:autoSpaceDE w:val="0"/>
        <w:autoSpaceDN w:val="0"/>
        <w:adjustRightInd w:val="0"/>
        <w:snapToGrid w:val="0"/>
        <w:spacing w:line="580" w:lineRule="exact"/>
        <w:ind w:firstLineChars="200"/>
        <w:textAlignment w:val="baseline"/>
        <w:rPr>
          <w:rFonts w:ascii="Times New Roman" w:hAnsi="Times New Roman" w:eastAsia="方正仿宋_GBK" w:cs="Times New Roman"/>
          <w:sz w:val="32"/>
          <w:szCs w:val="32"/>
        </w:rPr>
      </w:pPr>
      <w:r>
        <w:rPr>
          <w:rFonts w:ascii="Times New Roman" w:hAnsi="Times New Roman" w:eastAsia="方正仿宋_GBK" w:cs="Times New Roman"/>
          <w:sz w:val="32"/>
          <w:szCs w:val="32"/>
        </w:rPr>
        <w:t>3. 本协议一式</w:t>
      </w:r>
      <w:r>
        <w:rPr>
          <w:rFonts w:ascii="Times New Roman" w:hAnsi="Times New Roman" w:eastAsia="方正仿宋_GBK" w:cs="Times New Roman"/>
          <w:sz w:val="32"/>
          <w:szCs w:val="40"/>
        </w:rPr>
        <w:t>陆份</w:t>
      </w:r>
      <w:r>
        <w:rPr>
          <w:rFonts w:ascii="Times New Roman" w:hAnsi="Times New Roman" w:eastAsia="方正仿宋_GBK" w:cs="Times New Roman"/>
          <w:sz w:val="32"/>
          <w:szCs w:val="32"/>
        </w:rPr>
        <w:t>，</w:t>
      </w:r>
      <w:r>
        <w:rPr>
          <w:rFonts w:ascii="Times New Roman" w:hAnsi="Times New Roman" w:eastAsia="方正仿宋_GBK" w:cs="Times New Roman"/>
          <w:sz w:val="32"/>
          <w:szCs w:val="40"/>
        </w:rPr>
        <w:t>甲乙丙三方各执贰份，</w:t>
      </w:r>
      <w:r>
        <w:rPr>
          <w:rFonts w:ascii="Times New Roman" w:hAnsi="Times New Roman" w:eastAsia="方正仿宋_GBK" w:cs="Times New Roman"/>
          <w:sz w:val="32"/>
          <w:szCs w:val="32"/>
        </w:rPr>
        <w:t>具有同等法律效力。</w:t>
      </w:r>
    </w:p>
    <w:p>
      <w:pPr>
        <w:spacing w:line="580" w:lineRule="exact"/>
        <w:rPr>
          <w:rFonts w:ascii="Times New Roman" w:hAnsi="Times New Roman" w:eastAsia="方正仿宋_GBK" w:cs="Times New Roman"/>
          <w:b/>
          <w:bCs/>
          <w:sz w:val="32"/>
          <w:szCs w:val="40"/>
        </w:rPr>
      </w:pPr>
    </w:p>
    <w:p>
      <w:pPr>
        <w:spacing w:line="580" w:lineRule="exact"/>
        <w:rPr>
          <w:rFonts w:ascii="Times New Roman" w:hAnsi="Times New Roman" w:eastAsia="方正仿宋_GBK" w:cs="Times New Roman"/>
          <w:sz w:val="32"/>
          <w:szCs w:val="32"/>
        </w:rPr>
      </w:pPr>
      <w:r>
        <w:rPr>
          <w:rFonts w:ascii="Times New Roman" w:hAnsi="Times New Roman" w:eastAsia="方正仿宋_GBK" w:cs="Times New Roman"/>
          <w:color w:val="000000"/>
          <w:sz w:val="32"/>
          <w:szCs w:val="32"/>
        </w:rPr>
        <w:t>甲方（盖章）：</w:t>
      </w:r>
      <w:r>
        <w:rPr>
          <w:rFonts w:ascii="Times New Roman" w:hAnsi="Times New Roman" w:eastAsia="方正仿宋_GBK" w:cs="Times New Roman"/>
          <w:sz w:val="32"/>
          <w:szCs w:val="32"/>
        </w:rPr>
        <w:t>南京河西中央科创区管理中心</w:t>
      </w:r>
    </w:p>
    <w:p>
      <w:pPr>
        <w:spacing w:line="580" w:lineRule="exact"/>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授权代表（签字）：          </w:t>
      </w:r>
    </w:p>
    <w:p>
      <w:pPr>
        <w:spacing w:line="580" w:lineRule="exact"/>
        <w:ind w:firstLineChars="4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年    月    日                </w:t>
      </w:r>
    </w:p>
    <w:p>
      <w:pPr>
        <w:spacing w:line="580" w:lineRule="exact"/>
        <w:rPr>
          <w:rFonts w:ascii="Times New Roman" w:hAnsi="Times New Roman" w:eastAsia="方正仿宋_GBK" w:cs="Times New Roman"/>
          <w:color w:val="000000"/>
          <w:sz w:val="32"/>
          <w:szCs w:val="32"/>
        </w:rPr>
      </w:pPr>
    </w:p>
    <w:p>
      <w:pPr>
        <w:spacing w:line="580" w:lineRule="exact"/>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乙方（盖章）：</w:t>
      </w:r>
      <w:r>
        <w:rPr>
          <w:rFonts w:ascii="Times New Roman" w:hAnsi="Times New Roman" w:eastAsia="方正仿宋_GBK" w:cs="Times New Roman"/>
          <w:sz w:val="32"/>
          <w:szCs w:val="40"/>
          <w:highlight w:val="yellow"/>
        </w:rPr>
        <w:t>传云网络科技（南京）有限公司</w:t>
      </w:r>
    </w:p>
    <w:p>
      <w:pPr>
        <w:spacing w:line="580" w:lineRule="exact"/>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授权代表（签字）： </w:t>
      </w:r>
    </w:p>
    <w:p>
      <w:pPr>
        <w:spacing w:line="580" w:lineRule="exact"/>
        <w:ind w:firstLineChars="400"/>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 xml:space="preserve">年    月    日                </w:t>
      </w:r>
    </w:p>
    <w:p>
      <w:pPr>
        <w:spacing w:line="580" w:lineRule="exact"/>
        <w:rPr>
          <w:rFonts w:ascii="Times New Roman" w:hAnsi="Times New Roman" w:eastAsia="方正仿宋_GBK" w:cs="Times New Roman"/>
          <w:color w:val="000000"/>
          <w:sz w:val="32"/>
          <w:szCs w:val="32"/>
        </w:rPr>
      </w:pPr>
    </w:p>
    <w:p>
      <w:pPr>
        <w:widowControl/>
        <w:spacing w:line="580" w:lineRule="exact"/>
        <w:rPr>
          <w:rFonts w:ascii="Times New Roman" w:hAnsi="Times New Roman" w:eastAsia="方正仿宋_GBK" w:cs="Times New Roman"/>
          <w:sz w:val="32"/>
          <w:szCs w:val="40"/>
        </w:rPr>
      </w:pPr>
      <w:r>
        <w:rPr>
          <w:rFonts w:ascii="Times New Roman" w:hAnsi="Times New Roman" w:eastAsia="方正仿宋_GBK" w:cs="Times New Roman"/>
          <w:color w:val="000000"/>
          <w:sz w:val="32"/>
          <w:szCs w:val="32"/>
        </w:rPr>
        <w:t>丙方（盖章）：</w:t>
      </w:r>
      <w:r>
        <w:rPr>
          <w:rFonts w:ascii="Times New Roman" w:hAnsi="Times New Roman" w:eastAsia="方正仿宋_GBK" w:cs="Times New Roman"/>
          <w:sz w:val="32"/>
          <w:szCs w:val="40"/>
          <w:highlight w:val="yellow"/>
        </w:rPr>
        <w:t>连接点科技（杭州）有限公司</w:t>
      </w:r>
    </w:p>
    <w:p>
      <w:pPr>
        <w:widowControl/>
        <w:spacing w:line="580" w:lineRule="exact"/>
        <w:rPr>
          <w:rFonts w:ascii="Times New Roman" w:hAnsi="Times New Roman" w:eastAsia="方正仿宋_GBK" w:cs="Times New Roman"/>
          <w:color w:val="000000"/>
          <w:sz w:val="32"/>
          <w:szCs w:val="32"/>
        </w:rPr>
      </w:pPr>
      <w:r>
        <w:rPr>
          <w:rFonts w:ascii="Times New Roman" w:hAnsi="Times New Roman" w:eastAsia="方正仿宋_GBK" w:cs="Times New Roman"/>
          <w:color w:val="000000"/>
          <w:sz w:val="32"/>
          <w:szCs w:val="32"/>
        </w:rPr>
        <w:t>授权代表（签字）：</w:t>
      </w:r>
    </w:p>
    <w:p>
      <w:pPr>
        <w:spacing w:line="580" w:lineRule="exact"/>
        <w:ind w:firstLineChars="400"/>
        <w:rPr>
          <w:rFonts w:ascii="Times New Roman" w:hAnsi="Times New Roman" w:eastAsia="方正仿宋_GBK" w:cs="Times New Roman"/>
          <w:b/>
          <w:bCs/>
          <w:sz w:val="32"/>
          <w:szCs w:val="32"/>
        </w:rPr>
      </w:pPr>
      <w:r>
        <w:rPr>
          <w:rFonts w:ascii="Times New Roman" w:hAnsi="Times New Roman" w:eastAsia="方正仿宋_GBK" w:cs="Times New Roman"/>
          <w:color w:val="000000"/>
          <w:sz w:val="32"/>
          <w:szCs w:val="32"/>
        </w:rPr>
        <w:t xml:space="preserve">年    月    日      </w:t>
      </w:r>
    </w:p>
    <w:sectPr>
      <w:pgSz w:w="11906" w:h="16838"/>
      <w:pgMar w:top="2098" w:right="1474" w:bottom="1985" w:left="158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athy.dongl" w:date="2026-06-30T14:00:00Z" w:initials="">
    <w:p w14:paraId="7DFF4DC4">
      <w:pPr>
        <w:pStyle w:val="3"/>
      </w:pPr>
      <w:r>
        <w:rPr>
          <w:rFonts w:hint="eastAsia"/>
        </w:rPr>
        <w:t>按照第四条第1款约定，由丙方负责载体装修和硬件购置。</w:t>
      </w:r>
    </w:p>
  </w:comment>
  <w:comment w:id="1" w:author="cathy.dongl" w:date="2026-06-30T14:44:00Z" w:initials="">
    <w:p w14:paraId="F6BFB7AC">
      <w:pPr>
        <w:pStyle w:val="3"/>
      </w:pPr>
      <w:r>
        <w:rPr>
          <w:rFonts w:hint="eastAsia"/>
        </w:rPr>
        <w:t>此处虽然有此约定，但是在第四条资金拨付时只有甲方对丙方的考核，并没有乙方。</w:t>
      </w:r>
    </w:p>
  </w:comment>
  <w:comment w:id="2" w:author="cathy.dongl" w:date="2026-06-30T14:13:00Z" w:initials="">
    <w:p w14:paraId="0BCF48F0">
      <w:pPr>
        <w:pStyle w:val="3"/>
      </w:pPr>
      <w:r>
        <w:rPr>
          <w:rFonts w:hint="eastAsia"/>
        </w:rPr>
        <w:t>目前协议约定只有我方的的义务，没有权利，请补充。</w:t>
      </w:r>
    </w:p>
  </w:comment>
  <w:comment w:id="3" w:author="cathy.dongl" w:date="2026-06-30T14:44:00Z" w:initials="">
    <w:p w14:paraId="B6BF3441">
      <w:pPr>
        <w:pStyle w:val="3"/>
      </w:pPr>
      <w:r>
        <w:rPr>
          <w:rFonts w:hint="eastAsia"/>
        </w:rPr>
        <w:t>此处虽然有此约定，但是在第四条资金拨付时只有甲方对丙方的考核，并没有乙方。</w:t>
      </w:r>
    </w:p>
  </w:comment>
  <w:comment w:id="4" w:author="cathy.dongl" w:date="2026-06-30T14:08:00Z" w:initials="">
    <w:p w14:paraId="BEFE72D0">
      <w:pPr>
        <w:pStyle w:val="3"/>
      </w:pPr>
      <w:r>
        <w:rPr>
          <w:rFonts w:hint="eastAsia"/>
        </w:rPr>
        <w:t>哪个附件？</w:t>
      </w:r>
    </w:p>
  </w:comment>
  <w:comment w:id="5" w:author="cathy.dongl" w:date="2026-06-30T14:09:00Z" w:initials="">
    <w:p w14:paraId="FE6F582D">
      <w:pPr>
        <w:pStyle w:val="3"/>
      </w:pPr>
      <w:r>
        <w:rPr>
          <w:rFonts w:hint="eastAsia"/>
        </w:rPr>
        <w:t>乙方？是否指丙方？请确认。</w:t>
      </w:r>
    </w:p>
  </w:comment>
  <w:comment w:id="6" w:author="Su" w:date="2026-06-30T16:19:00Z" w:initials="S">
    <w:p w14:paraId="3FFF9865">
      <w:pPr>
        <w:pStyle w:val="3"/>
      </w:pPr>
      <w:r>
        <w:rPr>
          <w:rFonts w:hint="eastAsia"/>
        </w:rPr>
        <w:t>丙方</w:t>
      </w:r>
    </w:p>
  </w:comment>
  <w:comment w:id="7" w:author="cathy.dongl" w:date="2026-06-30T14:12:00Z" w:initials="">
    <w:p w14:paraId="23DAF425">
      <w:pPr>
        <w:pStyle w:val="3"/>
      </w:pPr>
      <w:r>
        <w:rPr>
          <w:rFonts w:hint="eastAsia"/>
        </w:rPr>
        <w:t>请业务补充。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FF4DC4" w15:done="0"/>
  <w15:commentEx w15:paraId="F6BFB7AC" w15:done="0"/>
  <w15:commentEx w15:paraId="0BCF48F0" w15:done="0"/>
  <w15:commentEx w15:paraId="B6BF3441" w15:done="0"/>
  <w15:commentEx w15:paraId="BEFE72D0" w15:done="0"/>
  <w15:commentEx w15:paraId="FE6F582D" w15:done="0"/>
  <w15:commentEx w15:paraId="3FFF9865" w15:done="0" w15:paraIdParent="FE6F582D"/>
  <w15:commentEx w15:paraId="23DAF42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方正小标宋简体">
    <w:altName w:val="汉仪书宋二KW"/>
    <w:panose1 w:val="020B0604020202020204"/>
    <w:charset w:val="86"/>
    <w:family w:val="script"/>
    <w:pitch w:val="default"/>
    <w:sig w:usb0="00000000" w:usb1="00000000" w:usb2="00000010" w:usb3="00000000" w:csb0="00040001" w:csb1="00000000"/>
  </w:font>
  <w:font w:name="方正仿宋_GBK">
    <w:altName w:val="汉仪仿宋KW"/>
    <w:panose1 w:val="020B0604020202020204"/>
    <w:charset w:val="86"/>
    <w:family w:val="script"/>
    <w:pitch w:val="default"/>
    <w:sig w:usb0="00000000" w:usb1="00000000" w:usb2="00000000" w:usb3="00000000" w:csb0="00040000" w:csb1="00000000"/>
  </w:font>
  <w:font w:name="方正黑体_GBK">
    <w:altName w:val="汉仪中黑KW"/>
    <w:panose1 w:val="020B0604020202020204"/>
    <w:charset w:val="86"/>
    <w:family w:val="auto"/>
    <w:pitch w:val="default"/>
    <w:sig w:usb0="00000000" w:usb1="00000000" w:usb2="00000000" w:usb3="00000000" w:csb0="00040000" w:csb1="00000000"/>
  </w:font>
  <w:font w:name="___WRD_EMBED_SUB_46">
    <w:altName w:val="汉仪中黑KW"/>
    <w:panose1 w:val="00000000000000000000"/>
    <w:charset w:val="86"/>
    <w:family w:val="script"/>
    <w:pitch w:val="default"/>
    <w:sig w:usb0="00000000" w:usb1="00000000" w:usb2="00000010" w:usb3="00000000" w:csb0="00040000" w:csb1="00000000"/>
  </w:font>
  <w:font w:name="方正楷体_GBK">
    <w:altName w:val="汉仪楷体KW"/>
    <w:panose1 w:val="020B0604020202020204"/>
    <w:charset w:val="86"/>
    <w:family w:val="script"/>
    <w:pitch w:val="default"/>
    <w:sig w:usb0="00000000" w:usb1="00000000" w:usb2="00000000" w:usb3="00000000" w:csb0="00040000" w:csb1="00000000"/>
  </w:font>
  <w:font w:name="汉仪仿宋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CF2DC8"/>
    <w:multiLevelType w:val="singleLevel"/>
    <w:tmpl w:val="43CF2DC8"/>
    <w:lvl w:ilvl="0" w:tentative="0">
      <w:start w:val="1"/>
      <w:numFmt w:val="decimal"/>
      <w:suff w:val="space"/>
      <w:lvlText w:val="%1."/>
      <w:lvlJc w:val="left"/>
    </w:lvl>
  </w:abstractNum>
  <w:abstractNum w:abstractNumId="1">
    <w:nsid w:val="6EAAB887"/>
    <w:multiLevelType w:val="singleLevel"/>
    <w:tmpl w:val="6EAAB887"/>
    <w:lvl w:ilvl="0" w:tentative="0">
      <w:start w:val="1"/>
      <w:numFmt w:val="chineseCounting"/>
      <w:suff w:val="space"/>
      <w:lvlText w:val="第%1条"/>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athy.dongl">
    <w15:presenceInfo w15:providerId="None" w15:userId="cathy.dongl"/>
  </w15:person>
  <w15:person w15:author="Su">
    <w15:presenceInfo w15:providerId="None" w15:userId="Su"/>
  </w15:person>
  <w15:person w15:author="苏锐">
    <w15:presenceInfo w15:providerId="WPS Office" w15:userId="45003247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RiZDc2ZWJmZjBmYTkwZThjY2JhMDMwYzVmNjM3N2UifQ=="/>
  </w:docVars>
  <w:rsids>
    <w:rsidRoot w:val="49F0523B"/>
    <w:rsid w:val="00063F39"/>
    <w:rsid w:val="0007759C"/>
    <w:rsid w:val="000E4642"/>
    <w:rsid w:val="00105AA8"/>
    <w:rsid w:val="0012630D"/>
    <w:rsid w:val="0013760C"/>
    <w:rsid w:val="001A71A5"/>
    <w:rsid w:val="0026649B"/>
    <w:rsid w:val="002D092F"/>
    <w:rsid w:val="002E5A85"/>
    <w:rsid w:val="00315AAA"/>
    <w:rsid w:val="00380505"/>
    <w:rsid w:val="003D5F3B"/>
    <w:rsid w:val="00403388"/>
    <w:rsid w:val="00473053"/>
    <w:rsid w:val="004D5B3F"/>
    <w:rsid w:val="005A652F"/>
    <w:rsid w:val="005A68F2"/>
    <w:rsid w:val="005B0ADA"/>
    <w:rsid w:val="005C1C9D"/>
    <w:rsid w:val="00617167"/>
    <w:rsid w:val="006657C8"/>
    <w:rsid w:val="00690827"/>
    <w:rsid w:val="00691E11"/>
    <w:rsid w:val="006A7457"/>
    <w:rsid w:val="006B49DF"/>
    <w:rsid w:val="006D56A3"/>
    <w:rsid w:val="006E22D3"/>
    <w:rsid w:val="006F59A0"/>
    <w:rsid w:val="00773131"/>
    <w:rsid w:val="00797859"/>
    <w:rsid w:val="007A6CBA"/>
    <w:rsid w:val="007A6E9A"/>
    <w:rsid w:val="00821302"/>
    <w:rsid w:val="00822398"/>
    <w:rsid w:val="008737B8"/>
    <w:rsid w:val="008C2B8C"/>
    <w:rsid w:val="008E7144"/>
    <w:rsid w:val="008F2660"/>
    <w:rsid w:val="009C52E0"/>
    <w:rsid w:val="00A10515"/>
    <w:rsid w:val="00A22398"/>
    <w:rsid w:val="00B003E2"/>
    <w:rsid w:val="00B11D3E"/>
    <w:rsid w:val="00B206B8"/>
    <w:rsid w:val="00B51053"/>
    <w:rsid w:val="00C00085"/>
    <w:rsid w:val="00C017CE"/>
    <w:rsid w:val="00C92455"/>
    <w:rsid w:val="00C969B7"/>
    <w:rsid w:val="00D066F9"/>
    <w:rsid w:val="00D52068"/>
    <w:rsid w:val="00DE1403"/>
    <w:rsid w:val="00DE28F5"/>
    <w:rsid w:val="00E07B1A"/>
    <w:rsid w:val="00E44926"/>
    <w:rsid w:val="00E51F1D"/>
    <w:rsid w:val="00E52792"/>
    <w:rsid w:val="00E636E5"/>
    <w:rsid w:val="00EE7E88"/>
    <w:rsid w:val="00F04105"/>
    <w:rsid w:val="00F25C56"/>
    <w:rsid w:val="00F47733"/>
    <w:rsid w:val="00F617A3"/>
    <w:rsid w:val="00F67E30"/>
    <w:rsid w:val="00FA1C28"/>
    <w:rsid w:val="00FA3C33"/>
    <w:rsid w:val="00FA6F2D"/>
    <w:rsid w:val="05E72442"/>
    <w:rsid w:val="066D3493"/>
    <w:rsid w:val="08C77D6C"/>
    <w:rsid w:val="095B4E70"/>
    <w:rsid w:val="0DF22153"/>
    <w:rsid w:val="14CB5B87"/>
    <w:rsid w:val="3C4061C1"/>
    <w:rsid w:val="3F710F55"/>
    <w:rsid w:val="48683357"/>
    <w:rsid w:val="49F0523B"/>
    <w:rsid w:val="4E81775A"/>
    <w:rsid w:val="BDFF79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next w:val="1"/>
    <w:qFormat/>
    <w:uiPriority w:val="0"/>
    <w:pPr>
      <w:spacing w:after="120" w:line="480" w:lineRule="auto"/>
      <w:ind w:left="420" w:leftChars="200"/>
    </w:pPr>
  </w:style>
  <w:style w:type="paragraph" w:styleId="3">
    <w:name w:val="annotation text"/>
    <w:basedOn w:val="1"/>
    <w:link w:val="13"/>
    <w:uiPriority w:val="0"/>
    <w:pPr>
      <w:jc w:val="left"/>
    </w:p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uiPriority w:val="0"/>
    <w:pPr>
      <w:tabs>
        <w:tab w:val="center" w:pos="4153"/>
        <w:tab w:val="right" w:pos="8306"/>
      </w:tabs>
      <w:snapToGrid w:val="0"/>
      <w:jc w:val="center"/>
    </w:pPr>
    <w:rPr>
      <w:sz w:val="18"/>
      <w:szCs w:val="18"/>
    </w:rPr>
  </w:style>
  <w:style w:type="paragraph" w:styleId="6">
    <w:name w:val="annotation subject"/>
    <w:basedOn w:val="3"/>
    <w:next w:val="3"/>
    <w:link w:val="14"/>
    <w:uiPriority w:val="0"/>
    <w:rPr>
      <w:b/>
      <w:bCs/>
    </w:rPr>
  </w:style>
  <w:style w:type="character" w:styleId="9">
    <w:name w:val="annotation reference"/>
    <w:basedOn w:val="8"/>
    <w:uiPriority w:val="0"/>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uiPriority w:val="0"/>
    <w:rPr>
      <w:rFonts w:asciiTheme="minorHAnsi" w:hAnsiTheme="minorHAnsi" w:eastAsiaTheme="minorEastAsia" w:cstheme="minorBidi"/>
      <w:kern w:val="2"/>
      <w:sz w:val="18"/>
      <w:szCs w:val="18"/>
    </w:rPr>
  </w:style>
  <w:style w:type="character" w:customStyle="1" w:styleId="12">
    <w:name w:val="页脚 字符"/>
    <w:basedOn w:val="8"/>
    <w:link w:val="4"/>
    <w:uiPriority w:val="0"/>
    <w:rPr>
      <w:rFonts w:asciiTheme="minorHAnsi" w:hAnsiTheme="minorHAnsi" w:eastAsiaTheme="minorEastAsia" w:cstheme="minorBidi"/>
      <w:kern w:val="2"/>
      <w:sz w:val="18"/>
      <w:szCs w:val="18"/>
    </w:rPr>
  </w:style>
  <w:style w:type="character" w:customStyle="1" w:styleId="13">
    <w:name w:val="批注文字 字符"/>
    <w:basedOn w:val="8"/>
    <w:link w:val="3"/>
    <w:uiPriority w:val="0"/>
    <w:rPr>
      <w:rFonts w:asciiTheme="minorHAnsi" w:hAnsiTheme="minorHAnsi" w:eastAsiaTheme="minorEastAsia" w:cstheme="minorBidi"/>
      <w:kern w:val="2"/>
      <w:sz w:val="21"/>
      <w:szCs w:val="24"/>
    </w:rPr>
  </w:style>
  <w:style w:type="character" w:customStyle="1" w:styleId="14">
    <w:name w:val="批注主题 字符"/>
    <w:basedOn w:val="13"/>
    <w:link w:val="6"/>
    <w:uiPriority w:val="0"/>
    <w:rPr>
      <w:rFonts w:asciiTheme="minorHAnsi" w:hAnsiTheme="minorHAnsi" w:eastAsiaTheme="minorEastAsia" w:cstheme="minorBidi"/>
      <w:b/>
      <w:bCs/>
      <w:kern w:val="2"/>
      <w:sz w:val="21"/>
      <w:szCs w:val="24"/>
    </w:rPr>
  </w:style>
  <w:style w:type="paragraph" w:customStyle="1" w:styleId="15">
    <w:name w:val="p0"/>
    <w:basedOn w:val="1"/>
    <w:qFormat/>
    <w:uiPriority w:val="0"/>
    <w:pPr>
      <w:widowControl/>
    </w:pPr>
    <w:rPr>
      <w:kern w:val="0"/>
      <w:szCs w:val="21"/>
    </w:rPr>
  </w:style>
  <w:style w:type="paragraph" w:customStyle="1" w:styleId="16">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877</Words>
  <Characters>4999</Characters>
  <Lines>41</Lines>
  <Paragraphs>11</Paragraphs>
  <TotalTime>0</TotalTime>
  <ScaleCrop>false</ScaleCrop>
  <LinksUpToDate>false</LinksUpToDate>
  <CharactersWithSpaces>5865</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2026-06-29T10:48:00Z</dcterms:created>
  <dc:creator>w泓</dc:creator>
  <cp:lastModifiedBy>Su</cp:lastModifiedBy>
  <dcterms:modified xsi:type="dcterms:W3CDTF">2026-06-30T17:35:00Z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951AD93B096746D19822B2A851C39C71_13</vt:lpwstr>
  </property>
  <property fmtid="{D5CDD505-2E9C-101B-9397-08002B2CF9AE}" pid="4" name="KSOTemplateDocerSaveRecord">
    <vt:lpwstr>eyJoZGlkIjoiMDgxY2NjMDcyNDA5ZWNkNzU0ZjBhN2EwODZhN2I0MmUiLCJ1c2VySWQiOiI2Mzk0NTQ4OTQifQ==</vt:lpwstr>
  </property>
</Properties>
</file>