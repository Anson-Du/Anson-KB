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76DD5">
      <w:pPr>
        <w:spacing w:before="240" w:after="320"/>
        <w:jc w:val="center"/>
        <w:rPr>
          <w:rFonts w:hint="eastAsia"/>
          <w:lang w:eastAsia="zh-CN"/>
        </w:rPr>
      </w:pPr>
      <w:r>
        <w:rPr>
          <w:rFonts w:ascii="黑体" w:hAnsi="黑体" w:eastAsia="黑体"/>
          <w:b/>
          <w:color w:val="1A2A5E"/>
          <w:sz w:val="44"/>
          <w:lang w:eastAsia="zh-CN"/>
        </w:rPr>
        <w:t>战略合作备忘录</w:t>
      </w:r>
    </w:p>
    <w:p w14:paraId="1F9D656A">
      <w:pPr>
        <w:rPr>
          <w:rFonts w:hint="eastAsia"/>
          <w:lang w:eastAsia="zh-CN"/>
        </w:rPr>
      </w:pPr>
      <w:r>
        <w:rPr>
          <w:b/>
          <w:lang w:eastAsia="zh-CN"/>
        </w:rPr>
        <w:t>甲方：Pasontech HK Limited</w:t>
      </w:r>
    </w:p>
    <w:p w14:paraId="74484FAC">
      <w:pPr>
        <w:rPr>
          <w:rFonts w:hint="eastAsia"/>
          <w:lang w:eastAsia="zh-CN"/>
        </w:rPr>
      </w:pPr>
      <w:r>
        <w:rPr>
          <w:b/>
          <w:lang w:eastAsia="zh-CN"/>
        </w:rPr>
        <w:t>乙方：睦灵科技（杭州）有限公司</w:t>
      </w:r>
    </w:p>
    <w:p w14:paraId="15257438">
      <w:pPr>
        <w:rPr>
          <w:rFonts w:hint="eastAsia"/>
          <w:lang w:eastAsia="zh-CN"/>
        </w:rPr>
      </w:pPr>
      <w:r>
        <w:rPr>
          <w:lang w:eastAsia="zh-CN"/>
        </w:rPr>
        <w:t>签署日期：____________　　签署地点：____________</w:t>
      </w:r>
    </w:p>
    <w:p w14:paraId="58E85033">
      <w:pPr>
        <w:rPr>
          <w:rFonts w:hint="eastAsia"/>
          <w:lang w:eastAsia="zh-CN"/>
        </w:rPr>
      </w:pPr>
    </w:p>
    <w:p w14:paraId="635995C8">
      <w:pPr>
        <w:spacing w:before="280" w:after="120"/>
        <w:rPr>
          <w:rFonts w:hint="eastAsia"/>
          <w:lang w:eastAsia="zh-CN"/>
        </w:rPr>
      </w:pPr>
      <w:r>
        <w:rPr>
          <w:rFonts w:ascii="黑体" w:hAnsi="黑体" w:eastAsia="黑体"/>
          <w:b/>
          <w:color w:val="1A5CA8"/>
          <w:sz w:val="28"/>
          <w:lang w:eastAsia="zh-CN"/>
        </w:rPr>
        <w:t>鉴于：</w:t>
      </w:r>
    </w:p>
    <w:p w14:paraId="7ED41103">
      <w:pPr>
        <w:spacing w:after="100"/>
        <w:ind w:firstLine="480"/>
        <w:jc w:val="both"/>
        <w:rPr>
          <w:rFonts w:hint="eastAsia"/>
          <w:lang w:eastAsia="zh-CN"/>
        </w:rPr>
      </w:pPr>
      <w:r>
        <w:rPr>
          <w:lang w:eastAsia="zh-CN"/>
        </w:rPr>
        <w:t>（一）　甲方系一家于香港注册成立的科技公司，</w:t>
      </w:r>
      <w:bookmarkStart w:id="0" w:name="OLE_LINK1"/>
      <w:r>
        <w:rPr>
          <w:lang w:eastAsia="zh-CN"/>
        </w:rPr>
        <w:t>在生命科技与大健康行业拥有战略资源网络</w:t>
      </w:r>
      <w:bookmarkEnd w:id="0"/>
      <w:r>
        <w:rPr>
          <w:lang w:eastAsia="zh-CN"/>
        </w:rPr>
        <w:t>，可协调</w:t>
      </w:r>
      <w:r>
        <w:rPr>
          <w:rFonts w:hint="eastAsia"/>
          <w:highlight w:val="yellow"/>
          <w:lang w:eastAsia="zh-CN"/>
        </w:rPr>
        <w:t>康复机构、</w:t>
      </w:r>
      <w:r>
        <w:rPr>
          <w:lang w:eastAsia="zh-CN"/>
        </w:rPr>
        <w:t>养老机构、医学检测机构、医疗机构、大学</w:t>
      </w:r>
      <w:r>
        <w:rPr>
          <w:rFonts w:hint="eastAsia"/>
          <w:highlight w:val="yellow"/>
          <w:lang w:eastAsia="zh-CN"/>
        </w:rPr>
        <w:t>、</w:t>
      </w:r>
      <w:r>
        <w:rPr>
          <w:lang w:eastAsia="zh-CN"/>
        </w:rPr>
        <w:t>科研院所等产业资源，为合作提供真实应用场景、仪器设备及专业人员支持。</w:t>
      </w:r>
    </w:p>
    <w:p w14:paraId="289DADDB">
      <w:pPr>
        <w:spacing w:after="100"/>
        <w:ind w:firstLine="480"/>
        <w:jc w:val="both"/>
        <w:rPr>
          <w:rFonts w:hint="eastAsia"/>
          <w:lang w:eastAsia="zh-CN"/>
        </w:rPr>
      </w:pPr>
      <w:r>
        <w:rPr>
          <w:lang w:eastAsia="zh-CN"/>
        </w:rPr>
        <w:t>（二）　</w:t>
      </w:r>
      <w:r>
        <w:rPr>
          <w:color w:val="000000" w:themeColor="text1"/>
          <w:lang w:eastAsia="zh-CN"/>
          <w14:textFill>
            <w14:solidFill>
              <w14:schemeClr w14:val="tx1"/>
            </w14:solidFill>
          </w14:textFill>
        </w:rPr>
        <w:t>乙方系专注于具身智能「自主进化的智能上限、灵巧操作」的科技公司，</w:t>
      </w:r>
      <w:r>
        <w:rPr>
          <w:color w:val="000000" w:themeColor="text1"/>
          <w:highlight w:val="yellow"/>
          <w:lang w:eastAsia="zh-CN"/>
          <w14:textFill>
            <w14:solidFill>
              <w14:schemeClr w14:val="tx1"/>
            </w14:solidFill>
          </w14:textFill>
        </w:rPr>
        <w:t>拥有</w:t>
      </w:r>
      <w:r>
        <w:rPr>
          <w:highlight w:val="yellow"/>
          <w:lang w:eastAsia="zh-CN"/>
        </w:rPr>
        <w:t>具身智能大脑模型、灵巧手与触觉感知技术、机器人操作技术、数据采集与训练体系</w:t>
      </w:r>
      <w:r>
        <w:rPr>
          <w:rFonts w:hint="eastAsia"/>
          <w:highlight w:val="yellow"/>
          <w:lang w:eastAsia="zh-CN"/>
        </w:rPr>
        <w:t>等核心技术</w:t>
      </w:r>
      <w:r>
        <w:rPr>
          <w:color w:val="000000" w:themeColor="text1"/>
          <w:lang w:eastAsia="zh-CN"/>
          <w14:textFill>
            <w14:solidFill>
              <w14:schemeClr w14:val="tx1"/>
            </w14:solidFill>
          </w14:textFill>
        </w:rPr>
        <w:t>，致力于将具身智能技术应用于真实物理场景。</w:t>
      </w:r>
    </w:p>
    <w:p w14:paraId="44237783">
      <w:pPr>
        <w:spacing w:after="100"/>
        <w:ind w:firstLine="480"/>
        <w:jc w:val="both"/>
        <w:rPr>
          <w:rFonts w:hint="eastAsia"/>
          <w:lang w:eastAsia="zh-CN"/>
        </w:rPr>
      </w:pPr>
      <w:r>
        <w:rPr>
          <w:lang w:eastAsia="zh-CN"/>
        </w:rPr>
        <w:t>（三）　双方团队就具身智能技术在生命科技与大健康领域的深度应用达成战略合作意向；双方本着平等互利、优势互补、分阶段推进的原则，经友好协商，就近期与远期合作方向达成如下备忘录。</w:t>
      </w:r>
    </w:p>
    <w:p w14:paraId="1FACA4F9">
      <w:pPr>
        <w:spacing w:before="280" w:after="120"/>
        <w:rPr>
          <w:rFonts w:hint="eastAsia"/>
          <w:lang w:eastAsia="zh-CN"/>
        </w:rPr>
      </w:pPr>
      <w:r>
        <w:rPr>
          <w:rFonts w:ascii="黑体" w:hAnsi="黑体" w:eastAsia="黑体"/>
          <w:b/>
          <w:color w:val="1A5CA8"/>
          <w:sz w:val="28"/>
          <w:lang w:eastAsia="zh-CN"/>
        </w:rPr>
        <w:t>第一部分　双方共识</w:t>
      </w:r>
    </w:p>
    <w:p w14:paraId="3D41A9C4">
      <w:pPr>
        <w:spacing w:after="100"/>
        <w:ind w:firstLine="480"/>
        <w:jc w:val="both"/>
        <w:rPr>
          <w:rFonts w:hint="eastAsia"/>
          <w:lang w:eastAsia="zh-CN"/>
        </w:rPr>
      </w:pPr>
      <w:r>
        <w:rPr>
          <w:lang w:eastAsia="zh-CN"/>
        </w:rPr>
        <w:t>第一条　合作宗旨　双方共同推动具身智能技术在生命科技与大健康领域的应用落地，探索「具身智能＋生命健康」的深度结合路径，构建从场景验证、商业化落地到全球化布局的全链条能力体系，并通过</w:t>
      </w:r>
      <w:ins w:id="0" w:author="Jingtian" w:date="2026-08-28T09:53:00Z">
        <w:r>
          <w:rPr>
            <w:rFonts w:hint="eastAsia"/>
            <w:lang w:eastAsia="zh-CN"/>
          </w:rPr>
          <w:t>远期</w:t>
        </w:r>
      </w:ins>
      <w:r>
        <w:rPr>
          <w:lang w:eastAsia="zh-CN"/>
        </w:rPr>
        <w:t>在香港设立研究院实现技术成果全球化。</w:t>
      </w:r>
    </w:p>
    <w:p w14:paraId="1B1A9EB8">
      <w:pPr>
        <w:spacing w:after="100"/>
        <w:ind w:firstLine="480"/>
        <w:jc w:val="both"/>
        <w:rPr>
          <w:rFonts w:hint="eastAsia"/>
          <w:highlight w:val="yellow"/>
          <w:lang w:eastAsia="zh-CN"/>
          <w:rPrChange w:id="1" w:author="Anson" w:date="2026-08-28T16:47:36Z">
            <w:rPr>
              <w:rFonts w:hint="eastAsia"/>
              <w:lang w:eastAsia="zh-CN"/>
            </w:rPr>
          </w:rPrChange>
        </w:rPr>
      </w:pPr>
      <w:r>
        <w:rPr>
          <w:lang w:eastAsia="zh-CN"/>
        </w:rPr>
        <w:t>第二条　优势互补　</w:t>
      </w:r>
      <w:r>
        <w:rPr>
          <w:highlight w:val="yellow"/>
          <w:lang w:eastAsia="zh-CN"/>
        </w:rPr>
        <w:t>双方</w:t>
      </w:r>
      <w:r>
        <w:rPr>
          <w:rFonts w:hint="eastAsia"/>
          <w:highlight w:val="yellow"/>
          <w:lang w:eastAsia="zh-CN"/>
        </w:rPr>
        <w:t>依托在生命科技与大健康、具身智能领域各自的技术、场景及合作资源，通过</w:t>
      </w:r>
      <w:r>
        <w:rPr>
          <w:highlight w:val="yellow"/>
          <w:lang w:eastAsia="zh-CN"/>
        </w:rPr>
        <w:t>合作可实现「场景＋技术＋产业资源」的深度耦合。</w:t>
      </w:r>
      <w:ins w:id="2" w:author="Jingtian" w:date="2026-08-28T14:46:00Z">
        <w:r>
          <w:rPr>
            <w:highlight w:val="yellow"/>
            <w:lang w:eastAsia="zh-CN"/>
            <w:rPrChange w:id="3" w:author="Anson" w:date="2026-08-28T16:47:36Z">
              <w:rPr>
                <w:lang w:eastAsia="zh-CN"/>
              </w:rPr>
            </w:rPrChange>
          </w:rPr>
          <w:t>甲方确认，其协调</w:t>
        </w:r>
      </w:ins>
      <w:ins w:id="5" w:author="Jingtian" w:date="2026-08-28T14:47:00Z">
        <w:r>
          <w:rPr>
            <w:rFonts w:hint="eastAsia"/>
            <w:highlight w:val="yellow"/>
            <w:lang w:eastAsia="zh-CN"/>
            <w:rPrChange w:id="6" w:author="Anson" w:date="2026-08-28T16:47:36Z">
              <w:rPr>
                <w:rFonts w:hint="eastAsia"/>
                <w:lang w:eastAsia="zh-CN"/>
              </w:rPr>
            </w:rPrChange>
          </w:rPr>
          <w:t>相关的场景和合作</w:t>
        </w:r>
      </w:ins>
      <w:ins w:id="8" w:author="Jingtian" w:date="2026-08-28T14:46:00Z">
        <w:r>
          <w:rPr>
            <w:highlight w:val="yellow"/>
            <w:lang w:eastAsia="zh-CN"/>
            <w:rPrChange w:id="9" w:author="Anson" w:date="2026-08-28T16:47:36Z">
              <w:rPr>
                <w:lang w:eastAsia="zh-CN"/>
              </w:rPr>
            </w:rPrChange>
          </w:rPr>
          <w:t>资源已获得</w:t>
        </w:r>
      </w:ins>
      <w:ins w:id="11" w:author="Jingtian" w:date="2026-08-28T14:47:00Z">
        <w:r>
          <w:rPr>
            <w:rFonts w:hint="eastAsia"/>
            <w:highlight w:val="yellow"/>
            <w:lang w:eastAsia="zh-CN"/>
            <w:rPrChange w:id="12" w:author="Anson" w:date="2026-08-28T16:47:36Z">
              <w:rPr>
                <w:rFonts w:hint="eastAsia"/>
                <w:lang w:eastAsia="zh-CN"/>
              </w:rPr>
            </w:rPrChange>
          </w:rPr>
          <w:t>或将获得</w:t>
        </w:r>
      </w:ins>
      <w:ins w:id="14" w:author="Jingtian" w:date="2026-08-28T14:46:00Z">
        <w:r>
          <w:rPr>
            <w:highlight w:val="yellow"/>
            <w:lang w:eastAsia="zh-CN"/>
            <w:rPrChange w:id="15" w:author="Anson" w:date="2026-08-28T16:47:36Z">
              <w:rPr>
                <w:lang w:eastAsia="zh-CN"/>
              </w:rPr>
            </w:rPrChange>
          </w:rPr>
          <w:t>相关方必要授权，并确保该等资源可实际投入本备忘录项下的合作。</w:t>
        </w:r>
      </w:ins>
    </w:p>
    <w:p w14:paraId="6747BC80">
      <w:pPr>
        <w:spacing w:after="100"/>
        <w:ind w:firstLine="480"/>
        <w:jc w:val="both"/>
        <w:rPr>
          <w:rFonts w:hint="eastAsia"/>
          <w:lang w:eastAsia="zh-CN"/>
        </w:rPr>
      </w:pPr>
      <w:r>
        <w:rPr>
          <w:lang w:eastAsia="zh-CN"/>
        </w:rPr>
        <w:t>第三条　场景选择原则　双方一致同意，场景切入遵循「安全优先、合规先行」原则，优先选择不直接接触患者身体、操作高频、业务价值高、可标准化验证的环节开展验证。实验室检测场景先行启动，</w:t>
      </w:r>
      <w:r>
        <w:rPr>
          <w:rFonts w:hint="eastAsia"/>
          <w:highlight w:val="yellow"/>
          <w:lang w:eastAsia="zh-CN"/>
        </w:rPr>
        <w:t>康复及养老（简称</w:t>
      </w:r>
      <w:r>
        <w:rPr>
          <w:highlight w:val="yellow"/>
          <w:lang w:eastAsia="zh-CN"/>
        </w:rPr>
        <w:t>康养</w:t>
      </w:r>
      <w:r>
        <w:rPr>
          <w:rFonts w:hint="eastAsia"/>
          <w:highlight w:val="yellow"/>
          <w:lang w:eastAsia="zh-CN"/>
        </w:rPr>
        <w:t>）</w:t>
      </w:r>
      <w:r>
        <w:rPr>
          <w:lang w:eastAsia="zh-CN"/>
        </w:rPr>
        <w:t>场景跟进开展验证</w:t>
      </w:r>
      <w:commentRangeStart w:id="0"/>
      <w:r>
        <w:rPr>
          <w:lang w:eastAsia="zh-CN"/>
        </w:rPr>
        <w:t>，两类验证</w:t>
      </w:r>
      <w:ins w:id="17" w:author="Anson" w:date="2026-08-28T16:47:55Z">
        <w:r>
          <w:rPr>
            <w:rFonts w:hint="eastAsia"/>
            <w:highlight w:val="yellow"/>
            <w:lang w:val="en-US" w:eastAsia="zh-CN"/>
            <w:rPrChange w:id="18" w:author="Anson" w:date="2026-08-28T16:47:59Z">
              <w:rPr>
                <w:rFonts w:hint="eastAsia"/>
                <w:lang w:val="en-US" w:eastAsia="zh-CN"/>
              </w:rPr>
            </w:rPrChange>
          </w:rPr>
          <w:t>可</w:t>
        </w:r>
      </w:ins>
      <w:r>
        <w:rPr>
          <w:lang w:eastAsia="zh-CN"/>
        </w:rPr>
        <w:t>并行推进</w:t>
      </w:r>
      <w:commentRangeEnd w:id="0"/>
      <w:r>
        <w:rPr>
          <w:rStyle w:val="137"/>
          <w:sz w:val="24"/>
          <w:szCs w:val="22"/>
          <w:lang w:eastAsia="zh-CN"/>
        </w:rPr>
        <w:commentReference w:id="0"/>
      </w:r>
      <w:r>
        <w:rPr>
          <w:lang w:eastAsia="zh-CN"/>
        </w:rPr>
        <w:t>。</w:t>
      </w:r>
    </w:p>
    <w:p w14:paraId="46177B87">
      <w:pPr>
        <w:spacing w:after="100"/>
        <w:ind w:firstLine="480"/>
        <w:jc w:val="both"/>
        <w:rPr>
          <w:rFonts w:hint="eastAsia"/>
          <w:lang w:eastAsia="zh-CN"/>
        </w:rPr>
      </w:pPr>
      <w:r>
        <w:rPr>
          <w:lang w:eastAsia="zh-CN"/>
        </w:rPr>
        <w:t>第四条　推进路径共识　双方本着务实渐进的原则灵活确定合作载体与形式，采取「前期交流互训→概念验证（实验室检测先行、康养跟进，预计约十二个月）→设立香港研究院→商业化落地与全球化」的分阶段推进模式；各阶段具体合作内容、投入安排与商业条款以双方另行签署的正式协议为准。</w:t>
      </w:r>
    </w:p>
    <w:p w14:paraId="0DEABBA5">
      <w:pPr>
        <w:spacing w:after="100"/>
        <w:ind w:firstLine="480"/>
        <w:jc w:val="both"/>
        <w:rPr>
          <w:rFonts w:hint="eastAsia"/>
          <w:lang w:eastAsia="zh-CN"/>
        </w:rPr>
      </w:pPr>
      <w:r>
        <w:rPr>
          <w:lang w:eastAsia="zh-CN"/>
        </w:rPr>
        <w:t>第五条　合作架构规划　双方认同本合作系一项多层次、长周期的战略合作，整体架构分三个层面协同推进：</w:t>
      </w:r>
    </w:p>
    <w:p w14:paraId="012D5501">
      <w:pPr>
        <w:ind w:left="960"/>
        <w:jc w:val="both"/>
        <w:rPr>
          <w:rFonts w:hint="eastAsia"/>
          <w:lang w:eastAsia="zh-CN"/>
        </w:rPr>
      </w:pPr>
      <w:r>
        <w:rPr>
          <w:sz w:val="22"/>
          <w:lang w:eastAsia="zh-CN"/>
        </w:rPr>
        <w:t>· 层面一：双场景概念验证——依托实验室检测场景先行启动灵巧手操作验证，康养场景跟进开展概念验证，</w:t>
      </w:r>
      <w:commentRangeStart w:id="1"/>
      <w:r>
        <w:rPr>
          <w:sz w:val="22"/>
          <w:lang w:eastAsia="zh-CN"/>
        </w:rPr>
        <w:t>两类验证并行推进</w:t>
      </w:r>
      <w:commentRangeEnd w:id="1"/>
      <w:r>
        <w:rPr>
          <w:rStyle w:val="137"/>
          <w:sz w:val="22"/>
          <w:szCs w:val="22"/>
          <w:lang w:eastAsia="zh-CN"/>
        </w:rPr>
        <w:commentReference w:id="1"/>
      </w:r>
      <w:r>
        <w:rPr>
          <w:sz w:val="22"/>
          <w:lang w:eastAsia="zh-CN"/>
        </w:rPr>
        <w:t>，整体验证周期预计约十二个月；</w:t>
      </w:r>
    </w:p>
    <w:p w14:paraId="4322B359">
      <w:pPr>
        <w:ind w:left="960"/>
        <w:jc w:val="both"/>
        <w:rPr>
          <w:rFonts w:hint="eastAsia"/>
          <w:lang w:eastAsia="zh-CN"/>
        </w:rPr>
      </w:pPr>
      <w:r>
        <w:rPr>
          <w:sz w:val="22"/>
          <w:lang w:eastAsia="zh-CN"/>
        </w:rPr>
        <w:t>· 层面二：联合研究院——概念验证取得阶段性成果后，于香港设立「生命健康+具身智能研究院」，作为技术合作、人才培养与全球化运营的顶层平台；</w:t>
      </w:r>
    </w:p>
    <w:p w14:paraId="254728B7">
      <w:pPr>
        <w:ind w:left="960"/>
        <w:jc w:val="both"/>
        <w:rPr>
          <w:rFonts w:hint="eastAsia"/>
          <w:lang w:eastAsia="zh-CN"/>
        </w:rPr>
      </w:pPr>
      <w:r>
        <w:rPr>
          <w:sz w:val="22"/>
          <w:lang w:eastAsia="zh-CN"/>
        </w:rPr>
        <w:t>· 层面三：商业化落地与全球化——依托研究院体系设立康养机器人公司，推进康养商业化，配合产业资源渗透与出海战略，实现技术能力的规模化与全球化输出。</w:t>
      </w:r>
    </w:p>
    <w:p w14:paraId="35F1A915">
      <w:pPr>
        <w:spacing w:after="100"/>
        <w:ind w:firstLine="480"/>
        <w:jc w:val="both"/>
        <w:rPr>
          <w:rFonts w:hint="eastAsia"/>
          <w:lang w:eastAsia="zh-CN"/>
        </w:rPr>
      </w:pPr>
      <w:r>
        <w:rPr>
          <w:lang w:eastAsia="zh-CN"/>
        </w:rPr>
        <w:t>第六条　场景界定共识　双方认同生命科技与大健康场景需精细化界定与分类考察、探索合作。不同场景运营模式、临床流程与自动化需求存在本质差异，双方在场景考察与方案设计中将分别界定、分别评估。</w:t>
      </w:r>
    </w:p>
    <w:p w14:paraId="12F051BD">
      <w:pPr>
        <w:spacing w:before="280" w:after="120"/>
        <w:rPr>
          <w:rFonts w:hint="eastAsia"/>
          <w:lang w:eastAsia="zh-CN"/>
        </w:rPr>
      </w:pPr>
      <w:r>
        <w:rPr>
          <w:rFonts w:ascii="黑体" w:hAnsi="黑体" w:eastAsia="黑体"/>
          <w:b/>
          <w:color w:val="1A5CA8"/>
          <w:sz w:val="28"/>
          <w:lang w:eastAsia="zh-CN"/>
        </w:rPr>
        <w:t>第二部分　近期合作内容</w:t>
      </w:r>
    </w:p>
    <w:p w14:paraId="287C8199">
      <w:pPr>
        <w:spacing w:before="280" w:after="120"/>
        <w:rPr>
          <w:rFonts w:hint="eastAsia"/>
          <w:lang w:eastAsia="zh-CN"/>
        </w:rPr>
      </w:pPr>
      <w:r>
        <w:rPr>
          <w:rFonts w:ascii="黑体" w:hAnsi="黑体" w:eastAsia="黑体"/>
          <w:b/>
          <w:color w:val="1A5CA8"/>
          <w:lang w:eastAsia="zh-CN"/>
        </w:rPr>
        <w:t>（一）前期交流与双向培训</w:t>
      </w:r>
    </w:p>
    <w:p w14:paraId="4B849E6D">
      <w:pPr>
        <w:spacing w:after="100"/>
        <w:ind w:firstLine="480"/>
        <w:jc w:val="both"/>
        <w:rPr>
          <w:rFonts w:hint="eastAsia"/>
          <w:lang w:eastAsia="zh-CN"/>
        </w:rPr>
      </w:pPr>
      <w:r>
        <w:rPr>
          <w:lang w:eastAsia="zh-CN"/>
        </w:rPr>
        <w:t>1.　合作目标：双方在正式场景验证启动前，先期开展技术交流与双向培训，使乙方团队理解生命科技与大健康场景的专业逻辑与合规要求，</w:t>
      </w:r>
      <w:r>
        <w:rPr>
          <w:rFonts w:hint="eastAsia"/>
          <w:lang w:eastAsia="zh-CN"/>
        </w:rPr>
        <w:t>使</w:t>
      </w:r>
      <w:r>
        <w:rPr>
          <w:lang w:eastAsia="zh-CN"/>
        </w:rPr>
        <w:t>甲方团队理解具身智能技术的能力边界与应用方法，为后续深度合作奠定共识基础。</w:t>
      </w:r>
    </w:p>
    <w:p w14:paraId="39BE9F41">
      <w:pPr>
        <w:spacing w:after="100"/>
        <w:ind w:firstLine="480"/>
        <w:jc w:val="both"/>
        <w:rPr>
          <w:rFonts w:hint="eastAsia"/>
          <w:lang w:eastAsia="zh-CN"/>
        </w:rPr>
      </w:pPr>
      <w:r>
        <w:rPr>
          <w:lang w:eastAsia="zh-CN"/>
        </w:rPr>
        <w:t>2.　交流内容：</w:t>
      </w:r>
    </w:p>
    <w:p w14:paraId="60F04A6A">
      <w:pPr>
        <w:ind w:left="960"/>
        <w:jc w:val="both"/>
        <w:rPr>
          <w:rFonts w:hint="eastAsia"/>
          <w:lang w:eastAsia="zh-CN"/>
        </w:rPr>
      </w:pPr>
      <w:commentRangeStart w:id="2"/>
      <w:r>
        <w:rPr>
          <w:sz w:val="22"/>
          <w:lang w:eastAsia="zh-CN"/>
        </w:rPr>
        <w:t>· 甲方</w:t>
      </w:r>
      <w:ins w:id="20" w:author="Anson" w:date="2026-08-28T16:33:18Z">
        <w:r>
          <w:rPr>
            <w:rFonts w:hint="eastAsia"/>
            <w:sz w:val="22"/>
            <w:highlight w:val="yellow"/>
            <w:lang w:val="en-US" w:eastAsia="zh-CN"/>
            <w:rPrChange w:id="21" w:author="Anson" w:date="2026-08-28T16:33:49Z">
              <w:rPr>
                <w:rFonts w:hint="eastAsia"/>
                <w:sz w:val="22"/>
                <w:lang w:val="en-US" w:eastAsia="zh-CN"/>
              </w:rPr>
            </w:rPrChange>
          </w:rPr>
          <w:t>或</w:t>
        </w:r>
      </w:ins>
      <w:ins w:id="23" w:author="Anson" w:date="2026-08-28T16:33:19Z">
        <w:r>
          <w:rPr>
            <w:rFonts w:hint="eastAsia"/>
            <w:sz w:val="22"/>
            <w:highlight w:val="yellow"/>
            <w:lang w:val="en-US" w:eastAsia="zh-CN"/>
            <w:rPrChange w:id="24" w:author="Anson" w:date="2026-08-28T16:33:49Z">
              <w:rPr>
                <w:rFonts w:hint="eastAsia"/>
                <w:sz w:val="22"/>
                <w:lang w:val="en-US" w:eastAsia="zh-CN"/>
              </w:rPr>
            </w:rPrChange>
          </w:rPr>
          <w:t>甲方</w:t>
        </w:r>
      </w:ins>
      <w:ins w:id="26" w:author="Anson" w:date="2026-08-28T16:33:21Z">
        <w:r>
          <w:rPr>
            <w:rFonts w:hint="eastAsia"/>
            <w:sz w:val="22"/>
            <w:highlight w:val="yellow"/>
            <w:lang w:val="en-US" w:eastAsia="zh-CN"/>
            <w:rPrChange w:id="27" w:author="Anson" w:date="2026-08-28T16:33:49Z">
              <w:rPr>
                <w:rFonts w:hint="eastAsia"/>
                <w:sz w:val="22"/>
                <w:lang w:val="en-US" w:eastAsia="zh-CN"/>
              </w:rPr>
            </w:rPrChange>
          </w:rPr>
          <w:t>协调</w:t>
        </w:r>
      </w:ins>
      <w:ins w:id="29" w:author="Anson" w:date="2026-08-28T16:33:23Z">
        <w:r>
          <w:rPr>
            <w:rFonts w:hint="eastAsia"/>
            <w:sz w:val="22"/>
            <w:highlight w:val="yellow"/>
            <w:lang w:val="en-US" w:eastAsia="zh-CN"/>
            <w:rPrChange w:id="30" w:author="Anson" w:date="2026-08-28T16:33:49Z">
              <w:rPr>
                <w:rFonts w:hint="eastAsia"/>
                <w:sz w:val="22"/>
                <w:lang w:val="en-US" w:eastAsia="zh-CN"/>
              </w:rPr>
            </w:rPrChange>
          </w:rPr>
          <w:t>场景</w:t>
        </w:r>
      </w:ins>
      <w:ins w:id="32" w:author="Anson" w:date="2026-08-28T16:33:45Z">
        <w:r>
          <w:rPr>
            <w:rFonts w:hint="eastAsia"/>
            <w:sz w:val="22"/>
            <w:highlight w:val="yellow"/>
            <w:lang w:val="en-US" w:eastAsia="zh-CN"/>
            <w:rPrChange w:id="33" w:author="Anson" w:date="2026-08-28T16:33:49Z">
              <w:rPr>
                <w:rFonts w:hint="eastAsia"/>
                <w:sz w:val="22"/>
                <w:lang w:val="en-US" w:eastAsia="zh-CN"/>
              </w:rPr>
            </w:rPrChange>
          </w:rPr>
          <w:t>方</w:t>
        </w:r>
      </w:ins>
      <w:r>
        <w:rPr>
          <w:sz w:val="22"/>
          <w:lang w:eastAsia="zh-CN"/>
        </w:rPr>
        <w:t>就医学检验与康养服务流程、病理诊断标准操作流程（SOP）、临床场景合规要求、医疗与康养数据监管规范等向乙方进行专业培训；</w:t>
      </w:r>
      <w:commentRangeEnd w:id="2"/>
      <w:r>
        <w:rPr>
          <w:rStyle w:val="137"/>
          <w:rFonts w:hint="eastAsia"/>
          <w:sz w:val="24"/>
          <w:szCs w:val="22"/>
          <w:lang w:eastAsia="zh-CN"/>
        </w:rPr>
        <w:commentReference w:id="2"/>
      </w:r>
    </w:p>
    <w:p w14:paraId="7D63C17C">
      <w:pPr>
        <w:ind w:left="960"/>
        <w:jc w:val="both"/>
        <w:rPr>
          <w:rFonts w:hint="eastAsia"/>
          <w:sz w:val="22"/>
          <w:lang w:eastAsia="zh-CN"/>
          <w:rPrChange w:id="35" w:author="Jingtian" w:date="2026-08-28T14:49:00Z">
            <w:rPr>
              <w:rFonts w:hint="eastAsia"/>
              <w:lang w:eastAsia="zh-CN"/>
            </w:rPr>
          </w:rPrChange>
        </w:rPr>
      </w:pPr>
      <w:r>
        <w:rPr>
          <w:sz w:val="22"/>
          <w:lang w:eastAsia="zh-CN"/>
        </w:rPr>
        <w:t>· 乙方就具身智能大脑模型、灵巧手操作能力、数据采集与训练体系、VLA操作模型等技术体系向甲方进行技术分享</w:t>
      </w:r>
      <w:ins w:id="36" w:author="Jingtian" w:date="2026-08-28T14:49:00Z">
        <w:r>
          <w:rPr>
            <w:rFonts w:hint="eastAsia"/>
            <w:sz w:val="22"/>
            <w:lang w:eastAsia="zh-CN"/>
          </w:rPr>
          <w:t>交流</w:t>
        </w:r>
      </w:ins>
      <w:ins w:id="37" w:author="Jingtian" w:date="2026-08-28T14:50:00Z">
        <w:r>
          <w:rPr>
            <w:rFonts w:hint="eastAsia"/>
            <w:sz w:val="22"/>
            <w:lang w:eastAsia="zh-CN"/>
          </w:rPr>
          <w:t>和培训</w:t>
        </w:r>
      </w:ins>
      <w:r>
        <w:rPr>
          <w:sz w:val="22"/>
          <w:lang w:eastAsia="zh-CN"/>
        </w:rPr>
        <w:t>；</w:t>
      </w:r>
    </w:p>
    <w:p w14:paraId="7702B159">
      <w:pPr>
        <w:ind w:left="960"/>
        <w:jc w:val="both"/>
        <w:rPr>
          <w:rFonts w:hint="eastAsia"/>
          <w:lang w:eastAsia="zh-CN"/>
        </w:rPr>
      </w:pPr>
      <w:r>
        <w:rPr>
          <w:sz w:val="22"/>
          <w:lang w:eastAsia="zh-CN"/>
        </w:rPr>
        <w:t>· 双方共同梳理生命健康与康养场景中可被具身智能替代或增强的环节清单，形成场景优先级评估矩阵。</w:t>
      </w:r>
    </w:p>
    <w:p w14:paraId="3D5A948D">
      <w:pPr>
        <w:spacing w:after="100"/>
        <w:ind w:firstLine="480"/>
        <w:jc w:val="both"/>
        <w:rPr>
          <w:rFonts w:hint="eastAsia"/>
          <w:lang w:eastAsia="zh-CN"/>
        </w:rPr>
      </w:pPr>
      <w:r>
        <w:rPr>
          <w:lang w:eastAsia="zh-CN"/>
        </w:rPr>
        <w:t>3.　交流安排：前期交流以线上线下结合方式进行，原则上于本备忘录签署后一个月内完成首轮互训，具体时间表由联合工作组协商确定。</w:t>
      </w:r>
    </w:p>
    <w:p w14:paraId="5701AA61">
      <w:pPr>
        <w:spacing w:before="280" w:after="120"/>
        <w:rPr>
          <w:rFonts w:hint="eastAsia"/>
          <w:lang w:eastAsia="zh-CN"/>
        </w:rPr>
      </w:pPr>
      <w:r>
        <w:rPr>
          <w:rFonts w:ascii="黑体" w:hAnsi="黑体" w:eastAsia="黑体"/>
          <w:b/>
          <w:color w:val="1A5CA8"/>
          <w:lang w:eastAsia="zh-CN"/>
        </w:rPr>
        <w:t>（二）实验室灵巧手操作验证</w:t>
      </w:r>
    </w:p>
    <w:p w14:paraId="75F23E2D">
      <w:pPr>
        <w:spacing w:after="100"/>
        <w:ind w:firstLine="480"/>
        <w:jc w:val="both"/>
        <w:rPr>
          <w:rFonts w:hint="eastAsia"/>
          <w:highlight w:val="yellow"/>
          <w:lang w:eastAsia="zh-CN"/>
          <w:rPrChange w:id="38" w:author="Anson" w:date="2026-08-28T16:48:33Z">
            <w:rPr>
              <w:rFonts w:hint="eastAsia"/>
              <w:lang w:eastAsia="zh-CN"/>
            </w:rPr>
          </w:rPrChange>
        </w:rPr>
      </w:pPr>
      <w:r>
        <w:rPr>
          <w:lang w:eastAsia="zh-CN"/>
        </w:rPr>
        <w:t>1.　合作方向：双方共同探索具身智能灵巧手技术在医学实验室场景的应用落地，利用甲方协调的</w:t>
      </w:r>
      <w:r>
        <w:rPr>
          <w:rFonts w:hint="eastAsia"/>
          <w:lang w:eastAsia="zh-CN"/>
        </w:rPr>
        <w:t>场景</w:t>
      </w:r>
      <w:r>
        <w:rPr>
          <w:lang w:eastAsia="zh-CN"/>
        </w:rPr>
        <w:t>资源开展</w:t>
      </w:r>
      <w:r>
        <w:rPr>
          <w:rFonts w:hint="eastAsia"/>
          <w:highlight w:val="yellow"/>
          <w:lang w:eastAsia="zh-CN"/>
        </w:rPr>
        <w:t>具身智能</w:t>
      </w:r>
      <w:r>
        <w:rPr>
          <w:highlight w:val="yellow"/>
          <w:lang w:eastAsia="zh-CN"/>
        </w:rPr>
        <w:t>灵巧手操作场景验证</w:t>
      </w:r>
      <w:ins w:id="39" w:author="Jingtian" w:date="2026-08-28T14:52:00Z">
        <w:r>
          <w:rPr>
            <w:rFonts w:hint="eastAsia"/>
            <w:highlight w:val="yellow"/>
            <w:lang w:eastAsia="zh-CN"/>
            <w:rPrChange w:id="40" w:author="Anson" w:date="2026-08-28T16:48:33Z">
              <w:rPr>
                <w:rFonts w:hint="eastAsia"/>
                <w:highlight w:val="yellow"/>
                <w:lang w:eastAsia="zh-CN"/>
              </w:rPr>
            </w:rPrChange>
          </w:rPr>
          <w:t>，甲方应确保场景资源方会配合开展</w:t>
        </w:r>
      </w:ins>
      <w:ins w:id="42" w:author="Jingtian" w:date="2026-08-28T14:52:00Z">
        <w:r>
          <w:rPr>
            <w:highlight w:val="yellow"/>
            <w:lang w:eastAsia="zh-CN"/>
            <w:rPrChange w:id="43" w:author="Anson" w:date="2026-08-28T16:48:33Z">
              <w:rPr>
                <w:lang w:eastAsia="zh-CN"/>
              </w:rPr>
            </w:rPrChange>
          </w:rPr>
          <w:t>具身智能灵巧手操作场景</w:t>
        </w:r>
      </w:ins>
      <w:ins w:id="45" w:author="Jingtian" w:date="2026-08-28T14:52:00Z">
        <w:r>
          <w:rPr>
            <w:rFonts w:hint="eastAsia"/>
            <w:highlight w:val="yellow"/>
            <w:lang w:eastAsia="zh-CN"/>
            <w:rPrChange w:id="46" w:author="Anson" w:date="2026-08-28T16:48:33Z">
              <w:rPr>
                <w:rFonts w:hint="eastAsia"/>
                <w:lang w:eastAsia="zh-CN"/>
              </w:rPr>
            </w:rPrChange>
          </w:rPr>
          <w:t>的</w:t>
        </w:r>
      </w:ins>
      <w:ins w:id="48" w:author="Jingtian" w:date="2026-08-28T14:52:00Z">
        <w:r>
          <w:rPr>
            <w:highlight w:val="yellow"/>
            <w:lang w:eastAsia="zh-CN"/>
            <w:rPrChange w:id="49" w:author="Anson" w:date="2026-08-28T16:48:33Z">
              <w:rPr>
                <w:lang w:eastAsia="zh-CN"/>
              </w:rPr>
            </w:rPrChange>
          </w:rPr>
          <w:t>验证</w:t>
        </w:r>
      </w:ins>
      <w:r>
        <w:rPr>
          <w:highlight w:val="yellow"/>
          <w:lang w:eastAsia="zh-CN"/>
          <w:rPrChange w:id="51" w:author="Anson" w:date="2026-08-28T16:48:33Z">
            <w:rPr>
              <w:highlight w:val="yellow"/>
              <w:lang w:eastAsia="zh-CN"/>
            </w:rPr>
          </w:rPrChange>
        </w:rPr>
        <w:t>。</w:t>
      </w:r>
    </w:p>
    <w:p w14:paraId="6948369C">
      <w:pPr>
        <w:spacing w:after="100"/>
        <w:ind w:firstLine="480"/>
        <w:jc w:val="both"/>
        <w:rPr>
          <w:rFonts w:hint="eastAsia"/>
          <w:lang w:eastAsia="zh-CN"/>
        </w:rPr>
      </w:pPr>
      <w:r>
        <w:rPr>
          <w:lang w:eastAsia="zh-CN"/>
        </w:rPr>
        <w:t>2.　验证场景：双方围绕不直接接触患者身体的高频高价值场景开展首批验证，候选方向包括：</w:t>
      </w:r>
    </w:p>
    <w:p w14:paraId="1263FF07">
      <w:pPr>
        <w:ind w:left="960"/>
        <w:jc w:val="both"/>
        <w:rPr>
          <w:rFonts w:hint="eastAsia"/>
          <w:lang w:eastAsia="zh-CN"/>
        </w:rPr>
      </w:pPr>
      <w:r>
        <w:rPr>
          <w:sz w:val="22"/>
          <w:lang w:eastAsia="zh-CN"/>
        </w:rPr>
        <w:t xml:space="preserve">· </w:t>
      </w:r>
      <w:r>
        <w:rPr>
          <w:rFonts w:hint="eastAsia"/>
          <w:sz w:val="22"/>
          <w:highlight w:val="yellow"/>
          <w:lang w:eastAsia="zh-CN"/>
        </w:rPr>
        <w:t>PCR检测</w:t>
      </w:r>
      <w:r>
        <w:rPr>
          <w:sz w:val="22"/>
          <w:lang w:eastAsia="zh-CN"/>
        </w:rPr>
        <w:t>实验室操作环节：样本分注与移液处理等液体操作、样本在不同设备与工位之间的转运与交接；</w:t>
      </w:r>
    </w:p>
    <w:p w14:paraId="213B68CA">
      <w:pPr>
        <w:ind w:left="960"/>
        <w:jc w:val="both"/>
        <w:rPr>
          <w:rFonts w:hint="eastAsia"/>
          <w:lang w:eastAsia="zh-CN"/>
        </w:rPr>
      </w:pPr>
      <w:r>
        <w:rPr>
          <w:sz w:val="22"/>
          <w:lang w:eastAsia="zh-CN"/>
        </w:rPr>
        <w:t>· 病理制片环节：组织切片经展片后于载玻片捞取的精细操作；</w:t>
      </w:r>
    </w:p>
    <w:p w14:paraId="7F2FDE87">
      <w:pPr>
        <w:ind w:left="960"/>
        <w:jc w:val="both"/>
        <w:rPr>
          <w:rFonts w:hint="eastAsia"/>
          <w:lang w:eastAsia="zh-CN"/>
        </w:rPr>
      </w:pPr>
      <w:r>
        <w:rPr>
          <w:sz w:val="22"/>
          <w:lang w:eastAsia="zh-CN"/>
        </w:rPr>
        <w:t>· IVD试剂环节：试剂的配制、分装与上机装载等自动化操作。</w:t>
      </w:r>
    </w:p>
    <w:p w14:paraId="6A78D661">
      <w:pPr>
        <w:spacing w:after="100"/>
        <w:ind w:firstLine="480"/>
        <w:jc w:val="both"/>
        <w:rPr>
          <w:rFonts w:hint="eastAsia"/>
          <w:color w:val="auto"/>
          <w:highlight w:val="yellow"/>
          <w:lang w:eastAsia="zh-CN"/>
          <w:rPrChange w:id="52" w:author="Anson" w:date="2026-08-28T17:02:46Z">
            <w:rPr>
              <w:rFonts w:hint="eastAsia"/>
              <w:color w:val="0000FF"/>
              <w:lang w:eastAsia="zh-CN"/>
            </w:rPr>
          </w:rPrChange>
        </w:rPr>
      </w:pPr>
      <w:r>
        <w:rPr>
          <w:color w:val="auto"/>
          <w:lang w:eastAsia="zh-CN"/>
          <w:rPrChange w:id="53" w:author="Anson" w:date="2026-08-28T16:48:48Z">
            <w:rPr>
              <w:color w:val="FF0000"/>
              <w:lang w:eastAsia="zh-CN"/>
            </w:rPr>
          </w:rPrChange>
        </w:rPr>
        <w:t>3.　验证方案：上述候选场景为初步方向，具体首个POC</w:t>
      </w:r>
      <w:r>
        <w:rPr>
          <w:rFonts w:hint="eastAsia"/>
          <w:color w:val="auto"/>
          <w:lang w:eastAsia="zh-CN"/>
          <w:rPrChange w:id="54" w:author="Anson" w:date="2026-08-28T16:48:48Z">
            <w:rPr>
              <w:rFonts w:hint="eastAsia"/>
              <w:color w:val="FF0000"/>
              <w:lang w:eastAsia="zh-CN"/>
            </w:rPr>
          </w:rPrChange>
        </w:rPr>
        <w:t>概念验证</w:t>
      </w:r>
      <w:r>
        <w:rPr>
          <w:color w:val="auto"/>
          <w:lang w:eastAsia="zh-CN"/>
          <w:rPrChange w:id="55" w:author="Anson" w:date="2026-08-28T16:48:48Z">
            <w:rPr>
              <w:color w:val="FF0000"/>
              <w:lang w:eastAsia="zh-CN"/>
            </w:rPr>
          </w:rPrChange>
        </w:rPr>
        <w:t>场景、技术指标、评价指标与验证计划，由双方团队进一步对焦明确，原则上于本备忘录签署三周内完成对焦</w:t>
      </w:r>
      <w:r>
        <w:rPr>
          <w:rFonts w:hint="eastAsia"/>
          <w:color w:val="auto"/>
          <w:lang w:eastAsia="zh-CN"/>
          <w:rPrChange w:id="56" w:author="Anson" w:date="2026-08-28T16:48:48Z">
            <w:rPr>
              <w:rFonts w:hint="eastAsia"/>
              <w:color w:val="FF0000"/>
              <w:lang w:eastAsia="zh-CN"/>
            </w:rPr>
          </w:rPrChange>
        </w:rPr>
        <w:t>，</w:t>
      </w:r>
      <w:r>
        <w:rPr>
          <w:color w:val="auto"/>
          <w:highlight w:val="yellow"/>
          <w:lang w:eastAsia="zh-CN"/>
          <w:rPrChange w:id="57" w:author="Anson" w:date="2026-08-28T17:02:46Z">
            <w:rPr>
              <w:color w:val="FF0000"/>
              <w:lang w:eastAsia="zh-CN"/>
            </w:rPr>
          </w:rPrChange>
        </w:rPr>
        <w:t>并</w:t>
      </w:r>
      <w:r>
        <w:rPr>
          <w:rFonts w:hint="eastAsia"/>
          <w:color w:val="auto"/>
          <w:highlight w:val="yellow"/>
          <w:lang w:eastAsia="zh-CN"/>
          <w:rPrChange w:id="58" w:author="Anson" w:date="2026-08-28T17:02:46Z">
            <w:rPr>
              <w:rFonts w:hint="eastAsia"/>
              <w:color w:val="FF0000"/>
              <w:lang w:eastAsia="zh-CN"/>
            </w:rPr>
          </w:rPrChange>
        </w:rPr>
        <w:t>由乙方牵头</w:t>
      </w:r>
      <w:r>
        <w:rPr>
          <w:color w:val="auto"/>
          <w:highlight w:val="yellow"/>
          <w:lang w:eastAsia="zh-CN"/>
          <w:rPrChange w:id="59" w:author="Anson" w:date="2026-08-28T17:02:46Z">
            <w:rPr>
              <w:color w:val="FF0000"/>
              <w:lang w:eastAsia="zh-CN"/>
            </w:rPr>
          </w:rPrChange>
        </w:rPr>
        <w:t>形成书面验证方案</w:t>
      </w:r>
      <w:ins w:id="60" w:author="Jingtian" w:date="2026-08-28T14:54:00Z">
        <w:r>
          <w:rPr>
            <w:rFonts w:hint="eastAsia"/>
            <w:color w:val="auto"/>
            <w:highlight w:val="yellow"/>
            <w:lang w:eastAsia="zh-CN"/>
            <w:rPrChange w:id="61" w:author="Anson" w:date="2026-08-28T17:02:46Z">
              <w:rPr>
                <w:rFonts w:hint="eastAsia"/>
                <w:color w:val="FF0000"/>
                <w:lang w:eastAsia="zh-CN"/>
              </w:rPr>
            </w:rPrChange>
          </w:rPr>
          <w:t>，甲方应根据乙方的</w:t>
        </w:r>
      </w:ins>
      <w:ins w:id="63" w:author="Jingtian" w:date="2026-08-28T14:55:00Z">
        <w:r>
          <w:rPr>
            <w:rFonts w:hint="eastAsia"/>
            <w:color w:val="auto"/>
            <w:highlight w:val="yellow"/>
            <w:lang w:eastAsia="zh-CN"/>
            <w:rPrChange w:id="64" w:author="Anson" w:date="2026-08-28T17:02:46Z">
              <w:rPr>
                <w:rFonts w:hint="eastAsia"/>
                <w:color w:val="FF0000"/>
                <w:lang w:eastAsia="zh-CN"/>
              </w:rPr>
            </w:rPrChange>
          </w:rPr>
          <w:t>需要自行配合或者协调场景资源方配合形式该书面验证方案</w:t>
        </w:r>
      </w:ins>
      <w:r>
        <w:rPr>
          <w:color w:val="auto"/>
          <w:highlight w:val="yellow"/>
          <w:lang w:eastAsia="zh-CN"/>
          <w:rPrChange w:id="66" w:author="Anson" w:date="2026-08-28T17:02:46Z">
            <w:rPr>
              <w:color w:val="FF0000"/>
              <w:lang w:eastAsia="zh-CN"/>
            </w:rPr>
          </w:rPrChange>
        </w:rPr>
        <w:t>。</w:t>
      </w:r>
    </w:p>
    <w:p w14:paraId="38C53276">
      <w:pPr>
        <w:spacing w:after="100"/>
        <w:ind w:firstLine="480"/>
        <w:jc w:val="both"/>
        <w:rPr>
          <w:rFonts w:hint="eastAsia"/>
          <w:lang w:eastAsia="zh-CN"/>
        </w:rPr>
      </w:pPr>
      <w:r>
        <w:rPr>
          <w:lang w:eastAsia="zh-CN"/>
        </w:rPr>
        <w:t>4.　</w:t>
      </w:r>
      <w:r>
        <w:rPr>
          <w:rFonts w:hint="eastAsia"/>
          <w:lang w:eastAsia="zh-CN"/>
        </w:rPr>
        <w:t>分工及</w:t>
      </w:r>
      <w:r>
        <w:rPr>
          <w:lang w:eastAsia="zh-CN"/>
        </w:rPr>
        <w:t>投入安排：</w:t>
      </w:r>
    </w:p>
    <w:p w14:paraId="002DAFF0">
      <w:pPr>
        <w:ind w:left="960"/>
        <w:jc w:val="both"/>
        <w:rPr>
          <w:rFonts w:hint="eastAsia"/>
          <w:sz w:val="22"/>
          <w:highlight w:val="yellow"/>
          <w:lang w:eastAsia="zh-CN"/>
        </w:rPr>
      </w:pPr>
      <w:r>
        <w:rPr>
          <w:sz w:val="22"/>
          <w:highlight w:val="yellow"/>
          <w:lang w:eastAsia="zh-CN"/>
        </w:rPr>
        <w:t>· 乙方投入：乙方负责</w:t>
      </w:r>
      <w:r>
        <w:rPr>
          <w:rFonts w:hint="eastAsia"/>
          <w:sz w:val="22"/>
          <w:highlight w:val="yellow"/>
          <w:lang w:eastAsia="zh-CN"/>
        </w:rPr>
        <w:t>搭建POC(概念验证)模拟实验场景，组织概念验证</w:t>
      </w:r>
      <w:r>
        <w:rPr>
          <w:sz w:val="22"/>
          <w:highlight w:val="yellow"/>
          <w:lang w:eastAsia="zh-CN"/>
        </w:rPr>
        <w:t>管理</w:t>
      </w:r>
      <w:r>
        <w:rPr>
          <w:rFonts w:hint="eastAsia"/>
          <w:sz w:val="22"/>
          <w:highlight w:val="yellow"/>
          <w:lang w:eastAsia="zh-CN"/>
        </w:rPr>
        <w:t>，</w:t>
      </w:r>
      <w:r>
        <w:rPr>
          <w:sz w:val="22"/>
          <w:highlight w:val="yellow"/>
          <w:lang w:eastAsia="zh-CN"/>
        </w:rPr>
        <w:t>并投入研发团队及合作本体硬件生态资源，进行相关算法模型</w:t>
      </w:r>
      <w:r>
        <w:rPr>
          <w:rFonts w:hint="eastAsia"/>
          <w:sz w:val="22"/>
          <w:highlight w:val="yellow"/>
          <w:lang w:eastAsia="zh-CN"/>
        </w:rPr>
        <w:t>（</w:t>
      </w:r>
      <w:r>
        <w:rPr>
          <w:sz w:val="22"/>
          <w:highlight w:val="yellow"/>
          <w:lang w:eastAsia="zh-CN"/>
        </w:rPr>
        <w:t>含大脑模型及配套软件工具链</w:t>
      </w:r>
      <w:r>
        <w:rPr>
          <w:rFonts w:hint="eastAsia"/>
          <w:sz w:val="22"/>
          <w:highlight w:val="yellow"/>
          <w:lang w:eastAsia="zh-CN"/>
        </w:rPr>
        <w:t>）</w:t>
      </w:r>
      <w:r>
        <w:rPr>
          <w:sz w:val="22"/>
          <w:highlight w:val="yellow"/>
          <w:lang w:eastAsia="zh-CN"/>
        </w:rPr>
        <w:t>研发、测试验证；</w:t>
      </w:r>
    </w:p>
    <w:p w14:paraId="73C34035">
      <w:pPr>
        <w:ind w:left="960"/>
        <w:jc w:val="both"/>
        <w:rPr>
          <w:rFonts w:hint="eastAsia"/>
          <w:highlight w:val="yellow"/>
          <w:lang w:eastAsia="zh-CN"/>
        </w:rPr>
      </w:pPr>
      <w:r>
        <w:rPr>
          <w:sz w:val="22"/>
          <w:highlight w:val="yellow"/>
          <w:lang w:eastAsia="zh-CN"/>
        </w:rPr>
        <w:t>· 甲方投入：</w:t>
      </w:r>
      <w:r>
        <w:rPr>
          <w:rFonts w:hint="eastAsia"/>
          <w:sz w:val="22"/>
          <w:highlight w:val="yellow"/>
          <w:lang w:eastAsia="zh-CN"/>
        </w:rPr>
        <w:t>甲方</w:t>
      </w:r>
      <w:r>
        <w:rPr>
          <w:sz w:val="22"/>
          <w:highlight w:val="yellow"/>
          <w:lang w:eastAsia="zh-CN"/>
        </w:rPr>
        <w:t>通过协调关联实体，以租赁或借用方式投入实验设备与装置，</w:t>
      </w:r>
      <w:r>
        <w:rPr>
          <w:rFonts w:hint="eastAsia"/>
          <w:sz w:val="22"/>
          <w:highlight w:val="yellow"/>
          <w:lang w:eastAsia="zh-CN"/>
        </w:rPr>
        <w:t>真实场景</w:t>
      </w:r>
      <w:r>
        <w:rPr>
          <w:sz w:val="22"/>
          <w:highlight w:val="yellow"/>
          <w:lang w:eastAsia="zh-CN"/>
        </w:rPr>
        <w:t>实验场地</w:t>
      </w:r>
      <w:r>
        <w:rPr>
          <w:rFonts w:hint="eastAsia"/>
          <w:sz w:val="22"/>
          <w:highlight w:val="yellow"/>
          <w:lang w:eastAsia="zh-CN"/>
        </w:rPr>
        <w:t>，</w:t>
      </w:r>
      <w:r>
        <w:rPr>
          <w:sz w:val="22"/>
          <w:highlight w:val="yellow"/>
          <w:lang w:eastAsia="zh-CN"/>
        </w:rPr>
        <w:t>并提供医学检验专业知识、标准操作流程（SOP）支持及场景专家团队。</w:t>
      </w:r>
      <w:ins w:id="67" w:author="Jingtian" w:date="2026-08-28T14:56:00Z">
        <w:r>
          <w:rPr>
            <w:sz w:val="22"/>
            <w:highlight w:val="yellow"/>
            <w:lang w:eastAsia="zh-CN"/>
            <w:rPrChange w:id="68" w:author="Anson" w:date="2026-08-28T16:49:07Z">
              <w:rPr>
                <w:sz w:val="22"/>
                <w:lang w:eastAsia="zh-CN"/>
              </w:rPr>
            </w:rPrChange>
          </w:rPr>
          <w:t>除双方另有书面约定外，</w:t>
        </w:r>
      </w:ins>
      <w:ins w:id="70" w:author="Jingtian" w:date="2026-08-28T14:56:00Z">
        <w:r>
          <w:rPr>
            <w:rFonts w:hint="eastAsia"/>
            <w:sz w:val="22"/>
            <w:highlight w:val="yellow"/>
            <w:lang w:eastAsia="zh-CN"/>
            <w:rPrChange w:id="71" w:author="Anson" w:date="2026-08-28T16:49:07Z">
              <w:rPr>
                <w:rFonts w:hint="eastAsia"/>
                <w:sz w:val="22"/>
                <w:lang w:eastAsia="zh-CN"/>
              </w:rPr>
            </w:rPrChange>
          </w:rPr>
          <w:t>任何一方</w:t>
        </w:r>
      </w:ins>
      <w:ins w:id="73" w:author="Jingtian" w:date="2026-08-28T14:56:00Z">
        <w:r>
          <w:rPr>
            <w:sz w:val="22"/>
            <w:highlight w:val="yellow"/>
            <w:lang w:eastAsia="zh-CN"/>
            <w:rPrChange w:id="74" w:author="Anson" w:date="2026-08-28T16:49:07Z">
              <w:rPr>
                <w:sz w:val="22"/>
                <w:lang w:eastAsia="zh-CN"/>
              </w:rPr>
            </w:rPrChange>
          </w:rPr>
          <w:t>为概念验证自行发生的费用由各方自行承担；甲方协调的设备、场地如涉及租赁费、借用费或其他补偿费用的，原则上由甲方承担。</w:t>
        </w:r>
      </w:ins>
    </w:p>
    <w:p w14:paraId="24833009">
      <w:pPr>
        <w:spacing w:after="100"/>
        <w:ind w:firstLine="480"/>
        <w:jc w:val="both"/>
        <w:rPr>
          <w:rFonts w:hint="eastAsia"/>
          <w:lang w:eastAsia="zh-CN"/>
        </w:rPr>
      </w:pPr>
      <w:r>
        <w:rPr>
          <w:lang w:eastAsia="zh-CN"/>
        </w:rPr>
        <w:t>5.　数据与成果：验证过程中产生的操作数据</w:t>
      </w:r>
      <w:r>
        <w:rPr>
          <w:rFonts w:hint="eastAsia"/>
          <w:lang w:eastAsia="zh-CN"/>
        </w:rPr>
        <w:t>仅</w:t>
      </w:r>
      <w:r>
        <w:rPr>
          <w:lang w:eastAsia="zh-CN"/>
        </w:rPr>
        <w:t>用于模型训练与迭代，其权属、合规、脱敏及使用范围由双方在</w:t>
      </w:r>
      <w:r>
        <w:rPr>
          <w:rFonts w:hint="eastAsia"/>
          <w:lang w:eastAsia="zh-CN"/>
        </w:rPr>
        <w:t>后续</w:t>
      </w:r>
      <w:r>
        <w:rPr>
          <w:lang w:eastAsia="zh-CN"/>
        </w:rPr>
        <w:t>正式协议中依照适用法律法规另行约定。在前期验证成果基础上，双方视进展深化合作，包括但不限于落地合作测试基地与实验室，具体机制由双方另行签署正式协议予以约定。</w:t>
      </w:r>
    </w:p>
    <w:p w14:paraId="57D69805">
      <w:pPr>
        <w:spacing w:before="280" w:after="120"/>
        <w:rPr>
          <w:rFonts w:hint="eastAsia"/>
          <w:lang w:eastAsia="zh-CN"/>
        </w:rPr>
      </w:pPr>
      <w:r>
        <w:rPr>
          <w:rFonts w:ascii="黑体" w:hAnsi="黑体" w:eastAsia="黑体"/>
          <w:b/>
          <w:color w:val="1A5CA8"/>
          <w:lang w:eastAsia="zh-CN"/>
        </w:rPr>
        <w:t>（三）</w:t>
      </w:r>
      <w:r>
        <w:rPr>
          <w:rFonts w:ascii="黑体" w:hAnsi="黑体" w:eastAsia="黑体"/>
          <w:b/>
          <w:color w:val="1A5CA8"/>
          <w:highlight w:val="yellow"/>
          <w:lang w:eastAsia="zh-CN"/>
        </w:rPr>
        <w:t>康养</w:t>
      </w:r>
      <w:r>
        <w:rPr>
          <w:rFonts w:ascii="黑体" w:hAnsi="黑体" w:eastAsia="黑体"/>
          <w:b/>
          <w:color w:val="1A5CA8"/>
          <w:lang w:eastAsia="zh-CN"/>
        </w:rPr>
        <w:t>场景概念验证</w:t>
      </w:r>
    </w:p>
    <w:p w14:paraId="5E92CDFB">
      <w:pPr>
        <w:spacing w:after="100"/>
        <w:ind w:firstLine="480"/>
        <w:jc w:val="both"/>
        <w:rPr>
          <w:rFonts w:hint="eastAsia"/>
          <w:lang w:eastAsia="zh-CN"/>
        </w:rPr>
      </w:pPr>
      <w:r>
        <w:rPr>
          <w:lang w:eastAsia="zh-CN"/>
        </w:rPr>
        <w:t>1.　验证时机：</w:t>
      </w:r>
      <w:commentRangeStart w:id="3"/>
      <w:r>
        <w:rPr>
          <w:lang w:eastAsia="zh-CN"/>
        </w:rPr>
        <w:t>康养场景的概念验证无需等待实验室检测验证完成，在</w:t>
      </w:r>
      <w:del w:id="76" w:author="Anson" w:date="2026-08-28T16:36:05Z">
        <w:r>
          <w:rPr>
            <w:rFonts w:hint="default"/>
            <w:lang w:val="en-US" w:eastAsia="zh-CN"/>
          </w:rPr>
          <w:delText>实验室检测概念验证启动</w:delText>
        </w:r>
      </w:del>
      <w:ins w:id="77" w:author="Anson" w:date="2026-08-28T16:36:09Z">
        <w:r>
          <w:rPr>
            <w:rFonts w:hint="eastAsia"/>
            <w:lang w:val="en-US" w:eastAsia="zh-CN"/>
          </w:rPr>
          <w:t>经</w:t>
        </w:r>
      </w:ins>
      <w:ins w:id="78" w:author="Anson" w:date="2026-08-28T16:36:10Z">
        <w:r>
          <w:rPr>
            <w:rFonts w:hint="eastAsia"/>
            <w:lang w:val="en-US" w:eastAsia="zh-CN"/>
          </w:rPr>
          <w:t>双方</w:t>
        </w:r>
      </w:ins>
      <w:ins w:id="79" w:author="Anson" w:date="2026-08-28T16:36:12Z">
        <w:r>
          <w:rPr>
            <w:rFonts w:hint="eastAsia"/>
            <w:lang w:val="en-US" w:eastAsia="zh-CN"/>
          </w:rPr>
          <w:t>团队</w:t>
        </w:r>
      </w:ins>
      <w:ins w:id="80" w:author="Anson" w:date="2026-08-28T16:36:13Z">
        <w:r>
          <w:rPr>
            <w:rFonts w:hint="eastAsia"/>
            <w:lang w:val="en-US" w:eastAsia="zh-CN"/>
          </w:rPr>
          <w:t>对</w:t>
        </w:r>
      </w:ins>
      <w:ins w:id="81" w:author="Anson" w:date="2026-08-28T16:36:14Z">
        <w:r>
          <w:rPr>
            <w:rFonts w:hint="eastAsia"/>
            <w:lang w:val="en-US" w:eastAsia="zh-CN"/>
          </w:rPr>
          <w:t>场景</w:t>
        </w:r>
      </w:ins>
      <w:ins w:id="82" w:author="Anson" w:date="2026-08-28T16:36:15Z">
        <w:r>
          <w:rPr>
            <w:rFonts w:hint="eastAsia"/>
            <w:lang w:val="en-US" w:eastAsia="zh-CN"/>
          </w:rPr>
          <w:t>进行</w:t>
        </w:r>
      </w:ins>
      <w:ins w:id="83" w:author="Anson" w:date="2026-08-28T16:36:20Z">
        <w:r>
          <w:rPr>
            <w:rFonts w:hint="eastAsia"/>
            <w:lang w:val="en-US" w:eastAsia="zh-CN"/>
          </w:rPr>
          <w:t>考察</w:t>
        </w:r>
      </w:ins>
      <w:ins w:id="84" w:author="Anson" w:date="2026-08-28T16:36:22Z">
        <w:r>
          <w:rPr>
            <w:rFonts w:hint="eastAsia"/>
            <w:lang w:val="en-US" w:eastAsia="zh-CN"/>
          </w:rPr>
          <w:t>调研</w:t>
        </w:r>
      </w:ins>
      <w:ins w:id="85" w:author="Anson" w:date="2026-08-28T16:36:24Z">
        <w:r>
          <w:rPr>
            <w:rFonts w:hint="eastAsia"/>
            <w:lang w:val="en-US" w:eastAsia="zh-CN"/>
          </w:rPr>
          <w:t>、</w:t>
        </w:r>
      </w:ins>
      <w:ins w:id="86" w:author="Anson" w:date="2026-08-28T16:36:27Z">
        <w:r>
          <w:rPr>
            <w:rFonts w:hint="eastAsia"/>
            <w:lang w:val="en-US" w:eastAsia="zh-CN"/>
          </w:rPr>
          <w:t>书面确认</w:t>
        </w:r>
      </w:ins>
      <w:ins w:id="87" w:author="Anson" w:date="2026-08-28T16:36:34Z">
        <w:r>
          <w:rPr>
            <w:rFonts w:hint="eastAsia"/>
            <w:lang w:val="en-US" w:eastAsia="zh-CN"/>
          </w:rPr>
          <w:t>具体</w:t>
        </w:r>
      </w:ins>
      <w:ins w:id="88" w:author="Anson" w:date="2026-08-28T16:36:39Z">
        <w:r>
          <w:rPr>
            <w:rFonts w:hint="eastAsia"/>
            <w:lang w:val="en-US" w:eastAsia="zh-CN"/>
          </w:rPr>
          <w:t>切入</w:t>
        </w:r>
      </w:ins>
      <w:ins w:id="89" w:author="Anson" w:date="2026-08-28T16:37:04Z">
        <w:r>
          <w:rPr>
            <w:rFonts w:hint="eastAsia"/>
            <w:lang w:val="en-US" w:eastAsia="zh-CN"/>
          </w:rPr>
          <w:t>的</w:t>
        </w:r>
      </w:ins>
      <w:ins w:id="90" w:author="Anson" w:date="2026-08-28T16:36:46Z">
        <w:r>
          <w:rPr>
            <w:rFonts w:hint="eastAsia"/>
            <w:lang w:val="en-US" w:eastAsia="zh-CN"/>
          </w:rPr>
          <w:t>概念</w:t>
        </w:r>
      </w:ins>
      <w:ins w:id="91" w:author="Anson" w:date="2026-08-28T16:36:47Z">
        <w:r>
          <w:rPr>
            <w:rFonts w:hint="eastAsia"/>
            <w:lang w:val="en-US" w:eastAsia="zh-CN"/>
          </w:rPr>
          <w:t>验证</w:t>
        </w:r>
      </w:ins>
      <w:ins w:id="92" w:author="Anson" w:date="2026-08-28T16:36:50Z">
        <w:r>
          <w:rPr>
            <w:rFonts w:hint="eastAsia"/>
            <w:lang w:val="en-US" w:eastAsia="zh-CN"/>
          </w:rPr>
          <w:t>细分</w:t>
        </w:r>
      </w:ins>
      <w:ins w:id="93" w:author="Anson" w:date="2026-08-28T16:36:52Z">
        <w:r>
          <w:rPr>
            <w:rFonts w:hint="eastAsia"/>
            <w:lang w:val="en-US" w:eastAsia="zh-CN"/>
          </w:rPr>
          <w:t>场景</w:t>
        </w:r>
      </w:ins>
      <w:r>
        <w:rPr>
          <w:lang w:eastAsia="zh-CN"/>
        </w:rPr>
        <w:t>后即可跟进启动，两类验证</w:t>
      </w:r>
      <w:ins w:id="94" w:author="Anson" w:date="2026-08-28T16:37:12Z">
        <w:r>
          <w:rPr>
            <w:rFonts w:hint="eastAsia"/>
            <w:lang w:val="en-US" w:eastAsia="zh-CN"/>
          </w:rPr>
          <w:t>可</w:t>
        </w:r>
      </w:ins>
      <w:r>
        <w:rPr>
          <w:lang w:eastAsia="zh-CN"/>
        </w:rPr>
        <w:t>并行推进，整体概念验证周期预计约十二个月。</w:t>
      </w:r>
      <w:commentRangeEnd w:id="3"/>
      <w:r>
        <w:rPr>
          <w:rStyle w:val="137"/>
          <w:rFonts w:hint="eastAsia"/>
          <w:sz w:val="24"/>
          <w:szCs w:val="22"/>
          <w:lang w:eastAsia="zh-CN"/>
        </w:rPr>
        <w:commentReference w:id="3"/>
      </w:r>
    </w:p>
    <w:p w14:paraId="40F5120A">
      <w:pPr>
        <w:spacing w:after="100"/>
        <w:ind w:firstLine="480"/>
        <w:jc w:val="both"/>
        <w:rPr>
          <w:rFonts w:hint="eastAsia"/>
          <w:lang w:eastAsia="zh-CN"/>
        </w:rPr>
      </w:pPr>
      <w:r>
        <w:rPr>
          <w:lang w:eastAsia="zh-CN"/>
        </w:rPr>
        <w:t>2.　验证方式：双方联合组织对</w:t>
      </w:r>
      <w:r>
        <w:rPr>
          <w:highlight w:val="yellow"/>
          <w:lang w:eastAsia="zh-CN"/>
        </w:rPr>
        <w:t>康复医疗机构、</w:t>
      </w:r>
      <w:r>
        <w:rPr>
          <w:lang w:eastAsia="zh-CN"/>
        </w:rPr>
        <w:t>养老机构及社区康养中心的实地考察，共同确认具体开展概念验证的内容，形成机会清单并选定首批验证场景，随即开展概念验证。</w:t>
      </w:r>
    </w:p>
    <w:p w14:paraId="14C1ED24">
      <w:pPr>
        <w:spacing w:after="100"/>
        <w:ind w:firstLine="480"/>
        <w:jc w:val="both"/>
        <w:rPr>
          <w:rFonts w:hint="eastAsia"/>
          <w:lang w:eastAsia="zh-CN"/>
        </w:rPr>
      </w:pPr>
      <w:r>
        <w:rPr>
          <w:lang w:eastAsia="zh-CN"/>
        </w:rPr>
        <w:t>3.　成果运用：康养概念验证成果将直接支撑康养机器人公司的产品规划与商业化落地。具体验证场景、技术指标与评价计划由双方团队对焦明确。</w:t>
      </w:r>
    </w:p>
    <w:p w14:paraId="6EB339F1">
      <w:pPr>
        <w:spacing w:before="280" w:after="120"/>
        <w:rPr>
          <w:rFonts w:hint="eastAsia"/>
          <w:lang w:eastAsia="zh-CN"/>
        </w:rPr>
      </w:pPr>
      <w:r>
        <w:rPr>
          <w:rFonts w:ascii="黑体" w:hAnsi="黑体" w:eastAsia="黑体"/>
          <w:b/>
          <w:color w:val="1A5CA8"/>
          <w:sz w:val="28"/>
          <w:lang w:eastAsia="zh-CN"/>
        </w:rPr>
        <w:t>第三部分　远期合作方向</w:t>
      </w:r>
    </w:p>
    <w:p w14:paraId="6CC2D7C5">
      <w:pPr>
        <w:spacing w:before="280" w:after="120"/>
        <w:rPr>
          <w:rFonts w:hint="eastAsia"/>
          <w:lang w:eastAsia="zh-CN"/>
        </w:rPr>
      </w:pPr>
      <w:r>
        <w:rPr>
          <w:rFonts w:ascii="黑体" w:hAnsi="黑体" w:eastAsia="黑体"/>
          <w:b/>
          <w:color w:val="1A5CA8"/>
          <w:lang w:eastAsia="zh-CN"/>
        </w:rPr>
        <w:t>（一）香港联合研究院设立</w:t>
      </w:r>
    </w:p>
    <w:p w14:paraId="09DC9F46">
      <w:pPr>
        <w:spacing w:after="100"/>
        <w:ind w:firstLine="480"/>
        <w:jc w:val="both"/>
        <w:rPr>
          <w:rFonts w:hint="eastAsia"/>
          <w:lang w:eastAsia="zh-CN"/>
        </w:rPr>
      </w:pPr>
      <w:r>
        <w:rPr>
          <w:lang w:eastAsia="zh-CN"/>
        </w:rPr>
        <w:t>1.　设立安排：在实验室检测及康养两类概念验证（POC）完成后，双方共同在香港以有限公司（Company Limited by Shares）形式设立「生命健康+具身智能联合研究院」（以下简称「研究院」，最终名称以注册为准），作为双方技术合作、人才培养、知识产权运营与全球化商业拓展的顶层平台。</w:t>
      </w:r>
    </w:p>
    <w:p w14:paraId="6FD6F9E6">
      <w:pPr>
        <w:spacing w:after="100"/>
        <w:ind w:firstLine="480"/>
        <w:jc w:val="both"/>
        <w:rPr>
          <w:rFonts w:hint="eastAsia"/>
          <w:lang w:eastAsia="zh-CN"/>
        </w:rPr>
      </w:pPr>
      <w:r>
        <w:rPr>
          <w:lang w:eastAsia="zh-CN"/>
        </w:rPr>
        <w:t>2.　设立条件：当</w:t>
      </w:r>
      <w:bookmarkStart w:id="1" w:name="OLE_LINK2"/>
      <w:r>
        <w:rPr>
          <w:lang w:eastAsia="zh-CN"/>
        </w:rPr>
        <w:t>联合工作组</w:t>
      </w:r>
      <w:bookmarkEnd w:id="1"/>
      <w:ins w:id="95" w:author="Jingtian" w:date="2026-08-28T15:22:00Z">
        <w:r>
          <w:rPr>
            <w:rFonts w:hint="eastAsia"/>
            <w:highlight w:val="yellow"/>
            <w:lang w:eastAsia="zh-CN"/>
            <w:rPrChange w:id="96" w:author="Anson" w:date="2026-08-28T17:03:54Z">
              <w:rPr>
                <w:rFonts w:hint="eastAsia"/>
                <w:lang w:eastAsia="zh-CN"/>
              </w:rPr>
            </w:rPrChange>
          </w:rPr>
          <w:t>一致</w:t>
        </w:r>
      </w:ins>
      <w:r>
        <w:rPr>
          <w:lang w:eastAsia="zh-CN"/>
        </w:rPr>
        <w:t>确认实验室检测及康养两类概念验证通过并形成书面评估报告、双方书面确认验证成果达到预期目标后</w:t>
      </w:r>
      <w:del w:id="98" w:author="Jingtian" w:date="2026-08-28T15:04:00Z">
        <w:r>
          <w:rPr>
            <w:lang w:eastAsia="zh-CN"/>
          </w:rPr>
          <w:delText>，即</w:delText>
        </w:r>
      </w:del>
      <w:r>
        <w:rPr>
          <w:lang w:eastAsia="zh-CN"/>
        </w:rPr>
        <w:t>启动研究院筹备工作</w:t>
      </w:r>
      <w:del w:id="99" w:author="Jingtian" w:date="2026-08-28T15:04:00Z">
        <w:r>
          <w:rPr>
            <w:lang w:eastAsia="zh-CN"/>
          </w:rPr>
          <w:delText>，</w:delText>
        </w:r>
        <w:commentRangeStart w:id="4"/>
        <w:r>
          <w:rPr>
            <w:lang w:eastAsia="zh-CN"/>
          </w:rPr>
          <w:delText>目标于确认后六个月内完成注册设立</w:delText>
        </w:r>
        <w:commentRangeEnd w:id="4"/>
      </w:del>
      <w:r>
        <w:rPr>
          <w:rStyle w:val="137"/>
          <w:sz w:val="24"/>
          <w:szCs w:val="22"/>
          <w:lang w:eastAsia="zh-CN"/>
        </w:rPr>
        <w:commentReference w:id="4"/>
      </w:r>
      <w:r>
        <w:rPr>
          <w:lang w:eastAsia="zh-CN"/>
        </w:rPr>
        <w:t>。</w:t>
      </w:r>
    </w:p>
    <w:p w14:paraId="253DD29C">
      <w:pPr>
        <w:spacing w:after="100"/>
        <w:ind w:firstLine="480"/>
        <w:jc w:val="both"/>
        <w:rPr>
          <w:rFonts w:hint="eastAsia"/>
          <w:lang w:eastAsia="zh-CN"/>
        </w:rPr>
      </w:pPr>
      <w:r>
        <w:rPr>
          <w:lang w:eastAsia="zh-CN"/>
        </w:rPr>
        <w:t>3.　研究院定位与功能：</w:t>
      </w:r>
    </w:p>
    <w:p w14:paraId="4FC56D6F">
      <w:pPr>
        <w:ind w:left="960"/>
        <w:jc w:val="both"/>
        <w:rPr>
          <w:rFonts w:hint="eastAsia"/>
          <w:lang w:eastAsia="zh-CN"/>
        </w:rPr>
      </w:pPr>
      <w:r>
        <w:rPr>
          <w:sz w:val="22"/>
          <w:lang w:eastAsia="zh-CN"/>
        </w:rPr>
        <w:t>· 技术研发平台：开展具身智能技术在生命科技与大健康领域的应用研究，持续迭代大脑模型、灵巧手操作能力及场景专用算法；</w:t>
      </w:r>
    </w:p>
    <w:p w14:paraId="64040F18">
      <w:pPr>
        <w:ind w:left="960"/>
        <w:jc w:val="both"/>
        <w:rPr>
          <w:rFonts w:hint="eastAsia"/>
          <w:lang w:eastAsia="zh-CN"/>
        </w:rPr>
      </w:pPr>
      <w:r>
        <w:rPr>
          <w:sz w:val="22"/>
          <w:lang w:eastAsia="zh-CN"/>
        </w:rPr>
        <w:t>· 数据体系建设：共建涵盖穿戴式/遥操作采集、真机数据及仿真合成数据的多元数据体系，支撑模型训练与场景适配；</w:t>
      </w:r>
    </w:p>
    <w:p w14:paraId="0AC3E869">
      <w:pPr>
        <w:ind w:left="960"/>
        <w:jc w:val="both"/>
        <w:rPr>
          <w:rFonts w:hint="eastAsia"/>
          <w:lang w:eastAsia="zh-CN"/>
        </w:rPr>
      </w:pPr>
      <w:r>
        <w:rPr>
          <w:sz w:val="22"/>
          <w:lang w:eastAsia="zh-CN"/>
        </w:rPr>
        <w:t>· 人才培养基地：建立双方技术团队与医疗及大健康专家的长期交流机制，培养兼具AI与生命科技背景的复合型人才；</w:t>
      </w:r>
    </w:p>
    <w:p w14:paraId="18B7ABB6">
      <w:pPr>
        <w:ind w:left="960"/>
        <w:jc w:val="both"/>
        <w:rPr>
          <w:rFonts w:hint="eastAsia"/>
          <w:lang w:eastAsia="zh-CN"/>
        </w:rPr>
      </w:pPr>
      <w:r>
        <w:rPr>
          <w:sz w:val="22"/>
          <w:lang w:eastAsia="zh-CN"/>
        </w:rPr>
        <w:t>· 知识产权与全球化运营：统一管理合作产生的专利、模型权重、数据集等知识产权，以香港为窗口对接国际市场，支撑技术输出与海外合作。</w:t>
      </w:r>
    </w:p>
    <w:p w14:paraId="594314FF">
      <w:pPr>
        <w:spacing w:after="100"/>
        <w:ind w:firstLine="480"/>
        <w:jc w:val="both"/>
        <w:rPr>
          <w:rFonts w:hint="eastAsia"/>
          <w:lang w:eastAsia="zh-CN"/>
        </w:rPr>
      </w:pPr>
      <w:r>
        <w:rPr>
          <w:lang w:eastAsia="zh-CN"/>
        </w:rPr>
        <w:t>4.　治理架构：研究院由双方共同持股，股权比例、治理结构、出资安排及运营机制由双方在正式协议中约定。研究院设立理事会作为最高决策机构，双方各委派代表参与。</w:t>
      </w:r>
    </w:p>
    <w:p w14:paraId="7D895718">
      <w:pPr>
        <w:spacing w:before="280" w:after="120"/>
        <w:rPr>
          <w:rFonts w:hint="eastAsia"/>
          <w:highlight w:val="yellow"/>
          <w:lang w:eastAsia="zh-CN"/>
        </w:rPr>
      </w:pPr>
      <w:r>
        <w:rPr>
          <w:rFonts w:ascii="黑体" w:hAnsi="黑体" w:eastAsia="黑体"/>
          <w:b/>
          <w:color w:val="1A5CA8"/>
          <w:lang w:eastAsia="zh-CN"/>
        </w:rPr>
        <w:t>（二）</w:t>
      </w:r>
      <w:r>
        <w:rPr>
          <w:rFonts w:ascii="黑体" w:hAnsi="黑体" w:eastAsia="黑体"/>
          <w:b/>
          <w:color w:val="1A5CA8"/>
          <w:highlight w:val="yellow"/>
          <w:lang w:eastAsia="zh-CN"/>
        </w:rPr>
        <w:t>康养</w:t>
      </w:r>
      <w:r>
        <w:rPr>
          <w:rFonts w:ascii="黑体" w:hAnsi="黑体" w:eastAsia="黑体"/>
          <w:b/>
          <w:color w:val="1A5CA8"/>
          <w:lang w:eastAsia="zh-CN"/>
        </w:rPr>
        <w:t>机器人公司设立</w:t>
      </w:r>
    </w:p>
    <w:p w14:paraId="18DF3978">
      <w:pPr>
        <w:spacing w:after="100"/>
        <w:ind w:firstLine="480"/>
        <w:jc w:val="both"/>
        <w:rPr>
          <w:rFonts w:hint="eastAsia"/>
          <w:lang w:eastAsia="zh-CN"/>
        </w:rPr>
      </w:pPr>
      <w:r>
        <w:rPr>
          <w:lang w:eastAsia="zh-CN"/>
        </w:rPr>
        <w:t>1.　合作目标：依托康养概念验证成果及研究院体系支撑，双方共同设立一家专注于康养机器人的公司（以下简称「康养机器人公司」），将验证成果转化为面向康养场景的商业化产品。</w:t>
      </w:r>
    </w:p>
    <w:p w14:paraId="46AC6CE9">
      <w:pPr>
        <w:spacing w:after="100"/>
        <w:ind w:firstLine="480"/>
        <w:jc w:val="both"/>
        <w:rPr>
          <w:rFonts w:hint="eastAsia"/>
          <w:lang w:eastAsia="zh-CN"/>
        </w:rPr>
      </w:pPr>
      <w:r>
        <w:rPr>
          <w:lang w:eastAsia="zh-CN"/>
        </w:rPr>
        <w:t>2.　产品方向：</w:t>
      </w:r>
    </w:p>
    <w:p w14:paraId="5FDB08F3">
      <w:pPr>
        <w:ind w:left="960"/>
        <w:jc w:val="both"/>
        <w:rPr>
          <w:rFonts w:hint="eastAsia"/>
          <w:lang w:eastAsia="zh-CN"/>
        </w:rPr>
      </w:pPr>
      <w:r>
        <w:rPr>
          <w:sz w:val="22"/>
          <w:lang w:eastAsia="zh-CN"/>
        </w:rPr>
        <w:t>· 养老照护机器人：辅助进食、个人护理、移动辅助等日常照护中的灵巧操作；</w:t>
      </w:r>
    </w:p>
    <w:p w14:paraId="70F3381A">
      <w:pPr>
        <w:ind w:left="960"/>
        <w:jc w:val="both"/>
        <w:rPr>
          <w:rFonts w:hint="eastAsia"/>
          <w:lang w:eastAsia="zh-CN"/>
        </w:rPr>
      </w:pPr>
      <w:r>
        <w:rPr>
          <w:sz w:val="22"/>
          <w:lang w:eastAsia="zh-CN"/>
        </w:rPr>
        <w:t>· 康复辅助机器人：康复训练辅助、理疗操作、患者转移等环节的自动化设备；</w:t>
      </w:r>
    </w:p>
    <w:p w14:paraId="3DBC37E1">
      <w:pPr>
        <w:spacing w:after="100"/>
        <w:ind w:firstLine="480"/>
        <w:jc w:val="both"/>
        <w:rPr>
          <w:rFonts w:hint="eastAsia"/>
          <w:lang w:eastAsia="zh-CN"/>
        </w:rPr>
      </w:pPr>
      <w:r>
        <w:rPr>
          <w:lang w:eastAsia="zh-CN"/>
        </w:rPr>
        <w:t>3.　设立安排：康养机器人公司的设立时间、股权结构、出资比例、运营模式及产品管线规划，由双方在概念验证成果基础上另行协商并签署正式协议。</w:t>
      </w:r>
    </w:p>
    <w:p w14:paraId="78B88515">
      <w:pPr>
        <w:spacing w:before="280" w:after="120"/>
        <w:rPr>
          <w:rFonts w:hint="eastAsia"/>
          <w:lang w:eastAsia="zh-CN"/>
        </w:rPr>
      </w:pPr>
      <w:r>
        <w:rPr>
          <w:rFonts w:ascii="黑体" w:hAnsi="黑体" w:eastAsia="黑体"/>
          <w:b/>
          <w:color w:val="1A5CA8"/>
          <w:lang w:eastAsia="zh-CN"/>
        </w:rPr>
        <w:t>（三）产业资源渗透与全球化输出</w:t>
      </w:r>
    </w:p>
    <w:p w14:paraId="59D6685E">
      <w:pPr>
        <w:spacing w:after="100"/>
        <w:ind w:firstLine="480"/>
        <w:jc w:val="both"/>
        <w:rPr>
          <w:rFonts w:hint="eastAsia"/>
          <w:lang w:eastAsia="zh-CN"/>
        </w:rPr>
      </w:pPr>
      <w:r>
        <w:rPr>
          <w:lang w:eastAsia="zh-CN"/>
        </w:rPr>
        <w:t>1.　合作目标：利用甲方协调覆盖的产业网络，推动验证成熟的技术能力在医疗与康养全产业链规模化落地，并配合甲方出海战略向全球市场输出。</w:t>
      </w:r>
    </w:p>
    <w:p w14:paraId="116ED42A">
      <w:pPr>
        <w:spacing w:after="100"/>
        <w:ind w:firstLine="480"/>
        <w:jc w:val="both"/>
        <w:rPr>
          <w:rFonts w:hint="eastAsia"/>
          <w:lang w:eastAsia="zh-CN"/>
        </w:rPr>
      </w:pPr>
      <w:r>
        <w:rPr>
          <w:lang w:eastAsia="zh-CN"/>
        </w:rPr>
        <w:t>2.　推进路径：</w:t>
      </w:r>
    </w:p>
    <w:p w14:paraId="63CE05F4">
      <w:pPr>
        <w:ind w:left="960"/>
        <w:jc w:val="both"/>
        <w:rPr>
          <w:rFonts w:hint="eastAsia"/>
          <w:lang w:eastAsia="zh-CN"/>
        </w:rPr>
      </w:pPr>
      <w:r>
        <w:rPr>
          <w:sz w:val="22"/>
          <w:lang w:eastAsia="zh-CN"/>
        </w:rPr>
        <w:t>· 医疗机构渠道：将验证成熟的灵巧手操作方案推广至医院检验科、病理科、独立医学实验室等场景，并逐步扩展至HPV筛查等样本采集、超声诊断辅助等更多医疗场景；</w:t>
      </w:r>
    </w:p>
    <w:p w14:paraId="71C75268">
      <w:pPr>
        <w:ind w:left="960"/>
        <w:jc w:val="both"/>
        <w:rPr>
          <w:rFonts w:hint="eastAsia"/>
          <w:lang w:eastAsia="zh-CN"/>
        </w:rPr>
      </w:pPr>
      <w:r>
        <w:rPr>
          <w:sz w:val="22"/>
          <w:lang w:eastAsia="zh-CN"/>
        </w:rPr>
        <w:t>· 康养机构渠道：将灵巧手及具身智能能力推广至养老院、康复中心、社区康养服务站等康养机构；</w:t>
      </w:r>
    </w:p>
    <w:p w14:paraId="06B147C9">
      <w:pPr>
        <w:ind w:left="960"/>
        <w:jc w:val="both"/>
        <w:rPr>
          <w:rFonts w:hint="eastAsia"/>
          <w:lang w:eastAsia="zh-CN"/>
        </w:rPr>
      </w:pPr>
      <w:r>
        <w:rPr>
          <w:sz w:val="22"/>
          <w:lang w:eastAsia="zh-CN"/>
        </w:rPr>
        <w:t>· 上游IVD供应商：与甲方协调的上游IVD企业开展技术合作，将具身智能能力嵌入试剂调配、设备装载、样本前处理等环节；</w:t>
      </w:r>
    </w:p>
    <w:p w14:paraId="5A1BA1FD">
      <w:pPr>
        <w:ind w:left="960"/>
        <w:jc w:val="both"/>
        <w:rPr>
          <w:rFonts w:hint="eastAsia"/>
          <w:lang w:eastAsia="zh-CN"/>
        </w:rPr>
      </w:pPr>
      <w:r>
        <w:rPr>
          <w:sz w:val="22"/>
          <w:lang w:eastAsia="zh-CN"/>
        </w:rPr>
        <w:t>· 大学科研院所：联合甲方协调的大学科研院所资源，开展联合课题研究、人才培养与成果转化，形成「产学研用」闭环；</w:t>
      </w:r>
    </w:p>
    <w:p w14:paraId="71225B0C">
      <w:pPr>
        <w:ind w:left="960"/>
        <w:jc w:val="both"/>
        <w:rPr>
          <w:rFonts w:hint="eastAsia"/>
          <w:lang w:eastAsia="zh-CN"/>
        </w:rPr>
      </w:pPr>
      <w:r>
        <w:rPr>
          <w:sz w:val="22"/>
          <w:lang w:eastAsia="zh-CN"/>
        </w:rPr>
        <w:t>· 海外市场输出：面向海外医疗与康养机构输出智能化运营方案，由香港研究院作为全球化技术枢纽，统一负责技术输出、本地化适配与运维支持。</w:t>
      </w:r>
    </w:p>
    <w:p w14:paraId="4E0BCA07">
      <w:pPr>
        <w:spacing w:after="100"/>
        <w:ind w:firstLine="480"/>
        <w:jc w:val="both"/>
        <w:rPr>
          <w:rFonts w:hint="eastAsia"/>
          <w:lang w:eastAsia="zh-CN"/>
        </w:rPr>
      </w:pPr>
      <w:r>
        <w:rPr>
          <w:lang w:eastAsia="zh-CN"/>
        </w:rPr>
        <w:t>3.　商业化模式：具体合作形式包括但不限于设备销售、技术授权、联合开发、服务运营等，具体商业条款由双方在正式协议中约定。</w:t>
      </w:r>
    </w:p>
    <w:p w14:paraId="35525353">
      <w:pPr>
        <w:spacing w:before="280" w:after="120"/>
        <w:rPr>
          <w:rFonts w:hint="eastAsia"/>
          <w:lang w:eastAsia="zh-CN"/>
        </w:rPr>
      </w:pPr>
      <w:r>
        <w:rPr>
          <w:rFonts w:ascii="黑体" w:hAnsi="黑体" w:eastAsia="黑体"/>
          <w:b/>
          <w:color w:val="1A5CA8"/>
          <w:sz w:val="28"/>
          <w:lang w:eastAsia="zh-CN"/>
        </w:rPr>
        <w:t>第四部分　知识产权</w:t>
      </w:r>
    </w:p>
    <w:p w14:paraId="32535665">
      <w:pPr>
        <w:spacing w:after="100"/>
        <w:ind w:firstLine="480"/>
        <w:jc w:val="both"/>
        <w:rPr>
          <w:rFonts w:hint="eastAsia"/>
          <w:lang w:eastAsia="zh-CN"/>
        </w:rPr>
      </w:pPr>
      <w:r>
        <w:rPr>
          <w:lang w:eastAsia="zh-CN"/>
        </w:rPr>
        <w:t>1.　双方在合作前各自拥有的知识产权（包括但不限于专利、软件著作权、模型权重、数据集、技术秘密）归各自所有，不因本备忘录的签署而发生转移。</w:t>
      </w:r>
    </w:p>
    <w:p w14:paraId="42261FDB">
      <w:pPr>
        <w:spacing w:after="100"/>
        <w:ind w:firstLine="480"/>
        <w:jc w:val="both"/>
        <w:rPr>
          <w:rFonts w:hint="eastAsia"/>
          <w:lang w:eastAsia="zh-CN"/>
        </w:rPr>
      </w:pPr>
      <w:r>
        <w:rPr>
          <w:lang w:eastAsia="zh-CN"/>
        </w:rPr>
        <w:t>2.　未经对方书面同意，任何一方不得以对方名义或使用对方名称、商标、品牌进行对外宣传；涉及双方联合宣传的新闻口径，由双方事先对齐确认。</w:t>
      </w:r>
    </w:p>
    <w:p w14:paraId="4BA0F31E">
      <w:pPr>
        <w:spacing w:before="280" w:after="120"/>
        <w:rPr>
          <w:rFonts w:hint="eastAsia"/>
          <w:lang w:eastAsia="zh-CN"/>
        </w:rPr>
      </w:pPr>
      <w:r>
        <w:rPr>
          <w:rFonts w:ascii="黑体" w:hAnsi="黑体" w:eastAsia="黑体"/>
          <w:b/>
          <w:color w:val="1A2A5E"/>
          <w:lang w:eastAsia="zh-CN"/>
        </w:rPr>
        <w:t>3. 概念验证阶段知识产权处理原则</w:t>
      </w:r>
    </w:p>
    <w:p w14:paraId="789BA893">
      <w:pPr>
        <w:spacing w:after="100"/>
        <w:ind w:firstLine="480"/>
        <w:jc w:val="both"/>
        <w:rPr>
          <w:rFonts w:hint="eastAsia"/>
          <w:lang w:eastAsia="zh-CN"/>
        </w:rPr>
      </w:pPr>
      <w:r>
        <w:rPr>
          <w:lang w:eastAsia="zh-CN"/>
        </w:rPr>
        <w:t>3.1　鉴于概念验证阶段（包括实验室检测场景及康养场景的验证）将由甲方指定的场景方（如</w:t>
      </w:r>
      <w:r>
        <w:rPr>
          <w:rFonts w:hint="eastAsia"/>
          <w:lang w:eastAsia="zh-CN"/>
        </w:rPr>
        <w:t>检测机构</w:t>
      </w:r>
      <w:r>
        <w:rPr>
          <w:lang w:eastAsia="zh-CN"/>
        </w:rPr>
        <w:t>、</w:t>
      </w:r>
      <w:r>
        <w:rPr>
          <w:rFonts w:hint="eastAsia"/>
          <w:highlight w:val="yellow"/>
          <w:lang w:eastAsia="zh-CN"/>
        </w:rPr>
        <w:t>康复机构、</w:t>
      </w:r>
      <w:r>
        <w:rPr>
          <w:lang w:eastAsia="zh-CN"/>
        </w:rPr>
        <w:t>养老机构、大学</w:t>
      </w:r>
      <w:r>
        <w:rPr>
          <w:rFonts w:hint="eastAsia"/>
          <w:highlight w:val="yellow"/>
          <w:lang w:eastAsia="zh-CN"/>
        </w:rPr>
        <w:t>、</w:t>
      </w:r>
      <w:r>
        <w:rPr>
          <w:lang w:eastAsia="zh-CN"/>
        </w:rPr>
        <w:t>科研院所等）参与，将涉及多方共同参与，双方就该阶段产生的知识产权按以下分类原则处理：</w:t>
      </w:r>
    </w:p>
    <w:p w14:paraId="069F1813">
      <w:pPr>
        <w:spacing w:before="280" w:after="120"/>
        <w:rPr>
          <w:rFonts w:hint="eastAsia"/>
          <w:lang w:eastAsia="zh-CN"/>
        </w:rPr>
      </w:pPr>
      <w:r>
        <w:rPr>
          <w:rFonts w:ascii="黑体" w:hAnsi="黑体" w:eastAsia="黑体"/>
          <w:b/>
          <w:color w:val="1A5CA8"/>
          <w:sz w:val="22"/>
          <w:lang w:eastAsia="zh-CN"/>
        </w:rPr>
        <w:t>（1）底层技术</w:t>
      </w:r>
    </w:p>
    <w:p w14:paraId="206B505E">
      <w:pPr>
        <w:spacing w:after="100"/>
        <w:ind w:firstLine="480"/>
        <w:jc w:val="both"/>
        <w:rPr>
          <w:rFonts w:hint="eastAsia"/>
          <w:color w:val="auto"/>
          <w:highlight w:val="yellow"/>
          <w:lang w:eastAsia="zh-CN"/>
          <w:rPrChange w:id="100" w:author="Anson" w:date="2026-08-28T16:50:05Z">
            <w:rPr>
              <w:rFonts w:hint="eastAsia"/>
              <w:color w:val="FF0000"/>
              <w:highlight w:val="yellow"/>
              <w:lang w:eastAsia="zh-CN"/>
            </w:rPr>
          </w:rPrChange>
        </w:rPr>
      </w:pPr>
      <w:r>
        <w:rPr>
          <w:lang w:eastAsia="zh-CN"/>
        </w:rPr>
        <w:t>3.1.1　乙方在概念验证过程中对其原有大脑模型、灵巧手操作算法、VLA模型等底层技术进行的改进、迭代和优化</w:t>
      </w:r>
      <w:ins w:id="101" w:author="Jingtian" w:date="2026-08-28T15:08:00Z">
        <w:r>
          <w:rPr>
            <w:rFonts w:hint="eastAsia"/>
            <w:lang w:eastAsia="zh-CN"/>
          </w:rPr>
          <w:t>（以下</w:t>
        </w:r>
      </w:ins>
      <w:ins w:id="102" w:author="Jingtian" w:date="2026-08-28T15:09:00Z">
        <w:r>
          <w:rPr>
            <w:rFonts w:hint="eastAsia"/>
            <w:lang w:eastAsia="zh-CN"/>
          </w:rPr>
          <w:t>简称“乙方改进技术</w:t>
        </w:r>
      </w:ins>
      <w:ins w:id="103" w:author="Jingtian" w:date="2026-08-28T15:08:00Z">
        <w:r>
          <w:rPr>
            <w:rFonts w:hint="eastAsia"/>
            <w:lang w:eastAsia="zh-CN"/>
          </w:rPr>
          <w:t>”）</w:t>
        </w:r>
      </w:ins>
      <w:r>
        <w:rPr>
          <w:lang w:eastAsia="zh-CN"/>
        </w:rPr>
        <w:t>，知识产权归乙方所有。</w:t>
      </w:r>
      <w:ins w:id="104" w:author="Jingtian" w:date="2026-08-28T15:09:00Z">
        <w:r>
          <w:rPr>
            <w:highlight w:val="yellow"/>
            <w:lang w:eastAsia="zh-CN"/>
            <w:rPrChange w:id="105" w:author="Anson" w:date="2026-08-28T16:50:11Z">
              <w:rPr>
                <w:lang w:eastAsia="zh-CN"/>
              </w:rPr>
            </w:rPrChange>
          </w:rPr>
          <w:t>未经乙方书面授权，甲方及任何第三方不得使用、复制或反向工程乙方改进技术；</w:t>
        </w:r>
      </w:ins>
      <w:ins w:id="107" w:author="Jingtian" w:date="2026-08-28T15:09:00Z">
        <w:r>
          <w:rPr>
            <w:rFonts w:hint="eastAsia"/>
            <w:highlight w:val="yellow"/>
            <w:lang w:eastAsia="zh-CN"/>
            <w:rPrChange w:id="108" w:author="Anson" w:date="2026-08-28T16:50:11Z">
              <w:rPr>
                <w:rFonts w:hint="eastAsia"/>
                <w:lang w:eastAsia="zh-CN"/>
              </w:rPr>
            </w:rPrChange>
          </w:rPr>
          <w:t>经乙方书面确认</w:t>
        </w:r>
      </w:ins>
      <w:ins w:id="110" w:author="Jingtian" w:date="2026-08-28T15:09:00Z">
        <w:r>
          <w:rPr>
            <w:rFonts w:hint="eastAsia"/>
            <w:color w:val="auto"/>
            <w:highlight w:val="yellow"/>
            <w:lang w:eastAsia="zh-CN"/>
            <w:rPrChange w:id="111" w:author="Anson" w:date="2026-08-28T16:50:11Z">
              <w:rPr>
                <w:rFonts w:hint="eastAsia"/>
                <w:lang w:eastAsia="zh-CN"/>
              </w:rPr>
            </w:rPrChange>
          </w:rPr>
          <w:t>，</w:t>
        </w:r>
      </w:ins>
      <w:r>
        <w:rPr>
          <w:color w:val="auto"/>
          <w:highlight w:val="yellow"/>
          <w:lang w:eastAsia="zh-CN"/>
          <w:rPrChange w:id="113" w:author="Anson" w:date="2026-08-28T16:50:05Z">
            <w:rPr>
              <w:color w:val="FF0000"/>
              <w:highlight w:val="yellow"/>
              <w:lang w:eastAsia="zh-CN"/>
            </w:rPr>
          </w:rPrChange>
        </w:rPr>
        <w:t>甲方可在双方约定的合作场景范围内、于约定期限内</w:t>
      </w:r>
      <w:del w:id="114" w:author="Jingtian" w:date="2026-08-28T15:09:00Z">
        <w:r>
          <w:rPr>
            <w:rFonts w:hint="eastAsia"/>
            <w:color w:val="auto"/>
            <w:highlight w:val="yellow"/>
            <w:lang w:eastAsia="zh-CN"/>
            <w:rPrChange w:id="115" w:author="Anson" w:date="2026-08-28T16:50:05Z">
              <w:rPr>
                <w:rFonts w:hint="eastAsia"/>
                <w:color w:val="FF0000"/>
                <w:highlight w:val="yellow"/>
                <w:lang w:eastAsia="zh-CN"/>
              </w:rPr>
            </w:rPrChange>
          </w:rPr>
          <w:delText>优先、</w:delText>
        </w:r>
      </w:del>
      <w:r>
        <w:rPr>
          <w:color w:val="auto"/>
          <w:highlight w:val="yellow"/>
          <w:lang w:eastAsia="zh-CN"/>
          <w:rPrChange w:id="117" w:author="Anson" w:date="2026-08-28T16:50:05Z">
            <w:rPr>
              <w:color w:val="FF0000"/>
              <w:highlight w:val="yellow"/>
              <w:lang w:eastAsia="zh-CN"/>
            </w:rPr>
          </w:rPrChange>
        </w:rPr>
        <w:t>非独</w:t>
      </w:r>
      <w:r>
        <w:rPr>
          <w:rFonts w:hint="eastAsia"/>
          <w:color w:val="auto"/>
          <w:highlight w:val="yellow"/>
          <w:lang w:eastAsia="zh-CN"/>
          <w:rPrChange w:id="118" w:author="Anson" w:date="2026-08-28T16:50:05Z">
            <w:rPr>
              <w:rFonts w:hint="eastAsia"/>
              <w:color w:val="FF0000"/>
              <w:highlight w:val="yellow"/>
              <w:lang w:eastAsia="zh-CN"/>
            </w:rPr>
          </w:rPrChange>
        </w:rPr>
        <w:t>占</w:t>
      </w:r>
      <w:ins w:id="119" w:author="Jingtian" w:date="2026-08-28T15:09:00Z">
        <w:r>
          <w:rPr>
            <w:rFonts w:hint="eastAsia"/>
            <w:color w:val="auto"/>
            <w:highlight w:val="yellow"/>
            <w:lang w:eastAsia="zh-CN"/>
            <w:rPrChange w:id="120" w:author="Anson" w:date="2026-08-28T16:50:05Z">
              <w:rPr>
                <w:rFonts w:hint="eastAsia"/>
                <w:color w:val="FF0000"/>
                <w:highlight w:val="yellow"/>
                <w:lang w:eastAsia="zh-CN"/>
              </w:rPr>
            </w:rPrChange>
          </w:rPr>
          <w:t>地</w:t>
        </w:r>
      </w:ins>
      <w:r>
        <w:rPr>
          <w:color w:val="auto"/>
          <w:highlight w:val="yellow"/>
          <w:lang w:eastAsia="zh-CN"/>
          <w:rPrChange w:id="122" w:author="Anson" w:date="2026-08-28T16:50:05Z">
            <w:rPr>
              <w:color w:val="FF0000"/>
              <w:highlight w:val="yellow"/>
              <w:lang w:eastAsia="zh-CN"/>
            </w:rPr>
          </w:rPrChange>
        </w:rPr>
        <w:t>使用上述改进版本，具体</w:t>
      </w:r>
      <w:r>
        <w:rPr>
          <w:rFonts w:hint="eastAsia"/>
          <w:color w:val="auto"/>
          <w:highlight w:val="yellow"/>
          <w:lang w:eastAsia="zh-CN"/>
          <w:rPrChange w:id="123" w:author="Anson" w:date="2026-08-28T16:50:05Z">
            <w:rPr>
              <w:rFonts w:hint="eastAsia"/>
              <w:color w:val="FF0000"/>
              <w:highlight w:val="yellow"/>
              <w:lang w:eastAsia="zh-CN"/>
            </w:rPr>
          </w:rPrChange>
        </w:rPr>
        <w:t>授权</w:t>
      </w:r>
      <w:r>
        <w:rPr>
          <w:color w:val="auto"/>
          <w:highlight w:val="yellow"/>
          <w:lang w:eastAsia="zh-CN"/>
          <w:rPrChange w:id="124" w:author="Anson" w:date="2026-08-28T16:50:05Z">
            <w:rPr>
              <w:color w:val="FF0000"/>
              <w:highlight w:val="yellow"/>
              <w:lang w:eastAsia="zh-CN"/>
            </w:rPr>
          </w:rPrChange>
        </w:rPr>
        <w:t>期限</w:t>
      </w:r>
      <w:ins w:id="125" w:author="Jingtian" w:date="2026-08-28T15:10:00Z">
        <w:r>
          <w:rPr>
            <w:rFonts w:hint="eastAsia"/>
            <w:color w:val="auto"/>
            <w:highlight w:val="yellow"/>
            <w:lang w:eastAsia="zh-CN"/>
            <w:rPrChange w:id="126" w:author="Anson" w:date="2026-08-28T16:50:05Z">
              <w:rPr>
                <w:rFonts w:hint="eastAsia"/>
                <w:color w:val="FF0000"/>
                <w:highlight w:val="yellow"/>
                <w:lang w:eastAsia="zh-CN"/>
              </w:rPr>
            </w:rPrChange>
          </w:rPr>
          <w:t>、授权范围以及其他授权相关条款</w:t>
        </w:r>
      </w:ins>
      <w:r>
        <w:rPr>
          <w:color w:val="auto"/>
          <w:highlight w:val="yellow"/>
          <w:lang w:eastAsia="zh-CN"/>
          <w:rPrChange w:id="128" w:author="Anson" w:date="2026-08-28T16:50:05Z">
            <w:rPr>
              <w:color w:val="FF0000"/>
              <w:highlight w:val="yellow"/>
              <w:lang w:eastAsia="zh-CN"/>
            </w:rPr>
          </w:rPrChange>
        </w:rPr>
        <w:t>由双方在正式协议中约定。</w:t>
      </w:r>
    </w:p>
    <w:p w14:paraId="4FF6FA38">
      <w:pPr>
        <w:spacing w:before="280" w:after="120"/>
        <w:rPr>
          <w:rFonts w:hint="eastAsia"/>
          <w:lang w:eastAsia="zh-CN"/>
        </w:rPr>
      </w:pPr>
      <w:r>
        <w:rPr>
          <w:rFonts w:ascii="黑体" w:hAnsi="黑体" w:eastAsia="黑体"/>
          <w:b/>
          <w:color w:val="1A5CA8"/>
          <w:sz w:val="22"/>
          <w:lang w:eastAsia="zh-CN"/>
        </w:rPr>
        <w:t>（2）场景应用方案</w:t>
      </w:r>
    </w:p>
    <w:p w14:paraId="50EA088A">
      <w:pPr>
        <w:spacing w:after="100"/>
        <w:ind w:firstLine="480"/>
        <w:jc w:val="both"/>
        <w:rPr>
          <w:rFonts w:hint="eastAsia"/>
          <w:color w:val="FF0000"/>
          <w:highlight w:val="yellow"/>
          <w:lang w:eastAsia="zh-CN"/>
        </w:rPr>
      </w:pPr>
      <w:r>
        <w:rPr>
          <w:lang w:eastAsia="zh-CN"/>
        </w:rPr>
        <w:t>3.1.2</w:t>
      </w:r>
      <w:r>
        <w:rPr>
          <w:rFonts w:hint="eastAsia"/>
          <w:lang w:eastAsia="zh-CN"/>
        </w:rPr>
        <w:t xml:space="preserve">  </w:t>
      </w:r>
      <w:r>
        <w:rPr>
          <w:color w:val="auto"/>
          <w:highlight w:val="yellow"/>
          <w:lang w:eastAsia="zh-CN"/>
          <w:rPrChange w:id="129" w:author="Anson" w:date="2026-08-28T16:50:31Z">
            <w:rPr>
              <w:color w:val="FF0000"/>
              <w:lang w:eastAsia="zh-CN"/>
            </w:rPr>
          </w:rPrChange>
        </w:rPr>
        <w:t>针对特定场景（如实验室分液操作、</w:t>
      </w:r>
      <w:r>
        <w:rPr>
          <w:rFonts w:hint="eastAsia"/>
          <w:color w:val="auto"/>
          <w:highlight w:val="yellow"/>
          <w:lang w:eastAsia="zh-CN"/>
          <w:rPrChange w:id="130" w:author="Anson" w:date="2026-08-28T16:50:31Z">
            <w:rPr>
              <w:rFonts w:hint="eastAsia"/>
              <w:color w:val="FF0000"/>
              <w:lang w:eastAsia="zh-CN"/>
            </w:rPr>
          </w:rPrChange>
        </w:rPr>
        <w:t>康复、</w:t>
      </w:r>
      <w:r>
        <w:rPr>
          <w:color w:val="auto"/>
          <w:highlight w:val="yellow"/>
          <w:lang w:eastAsia="zh-CN"/>
          <w:rPrChange w:id="131" w:author="Anson" w:date="2026-08-28T16:50:31Z">
            <w:rPr>
              <w:color w:val="FF0000"/>
              <w:lang w:eastAsia="zh-CN"/>
            </w:rPr>
          </w:rPrChange>
        </w:rPr>
        <w:t>养老照护等）开发的应用方案、工艺流程、软硬件配置方案及衍生技术</w:t>
      </w:r>
      <w:ins w:id="132" w:author="Jingtian" w:date="2026-08-28T15:15:00Z">
        <w:r>
          <w:rPr>
            <w:rFonts w:hint="eastAsia"/>
            <w:color w:val="auto"/>
            <w:highlight w:val="yellow"/>
            <w:lang w:eastAsia="zh-CN"/>
            <w:rPrChange w:id="133" w:author="Anson" w:date="2026-08-28T16:50:31Z">
              <w:rPr>
                <w:rFonts w:hint="eastAsia"/>
                <w:color w:val="FF0000"/>
                <w:lang w:eastAsia="zh-CN"/>
              </w:rPr>
            </w:rPrChange>
          </w:rPr>
          <w:t>（以下简称“共有技术”）</w:t>
        </w:r>
      </w:ins>
      <w:r>
        <w:rPr>
          <w:color w:val="auto"/>
          <w:highlight w:val="yellow"/>
          <w:lang w:eastAsia="zh-CN"/>
          <w:rPrChange w:id="135" w:author="Anson" w:date="2026-08-28T16:50:31Z">
            <w:rPr>
              <w:color w:val="FF0000"/>
              <w:lang w:eastAsia="zh-CN"/>
            </w:rPr>
          </w:rPrChange>
        </w:rPr>
        <w:t>，由甲乙双方共同共有。</w:t>
      </w:r>
      <w:r>
        <w:rPr>
          <w:rFonts w:hint="eastAsia"/>
          <w:color w:val="auto"/>
          <w:highlight w:val="yellow"/>
          <w:lang w:eastAsia="zh-CN"/>
          <w:rPrChange w:id="136" w:author="Anson" w:date="2026-08-28T16:50:29Z">
            <w:rPr>
              <w:rFonts w:hint="eastAsia"/>
              <w:color w:val="FF0000"/>
              <w:highlight w:val="yellow"/>
              <w:lang w:eastAsia="zh-CN"/>
            </w:rPr>
          </w:rPrChange>
        </w:rPr>
        <w:t>未经对方</w:t>
      </w:r>
      <w:ins w:id="137" w:author="Jingtian" w:date="2026-08-28T15:15:00Z">
        <w:r>
          <w:rPr>
            <w:rFonts w:hint="eastAsia"/>
            <w:color w:val="auto"/>
            <w:highlight w:val="yellow"/>
            <w:lang w:eastAsia="zh-CN"/>
            <w:rPrChange w:id="138" w:author="Anson" w:date="2026-08-28T16:50:29Z">
              <w:rPr>
                <w:rFonts w:hint="eastAsia"/>
                <w:color w:val="FF0000"/>
                <w:highlight w:val="yellow"/>
                <w:lang w:eastAsia="zh-CN"/>
              </w:rPr>
            </w:rPrChange>
          </w:rPr>
          <w:t>事先</w:t>
        </w:r>
      </w:ins>
      <w:r>
        <w:rPr>
          <w:rFonts w:hint="eastAsia"/>
          <w:color w:val="auto"/>
          <w:highlight w:val="yellow"/>
          <w:lang w:eastAsia="zh-CN"/>
          <w:rPrChange w:id="140" w:author="Anson" w:date="2026-08-28T16:50:29Z">
            <w:rPr>
              <w:rFonts w:hint="eastAsia"/>
              <w:color w:val="FF0000"/>
              <w:highlight w:val="yellow"/>
              <w:lang w:eastAsia="zh-CN"/>
            </w:rPr>
          </w:rPrChange>
        </w:rPr>
        <w:t>书面同意，</w:t>
      </w:r>
      <w:ins w:id="141" w:author="Jingtian" w:date="2026-08-28T15:15:00Z">
        <w:r>
          <w:rPr>
            <w:rFonts w:hint="eastAsia"/>
            <w:color w:val="auto"/>
            <w:highlight w:val="yellow"/>
            <w:lang w:eastAsia="zh-CN"/>
            <w:rPrChange w:id="142" w:author="Anson" w:date="2026-08-28T16:50:29Z">
              <w:rPr>
                <w:rFonts w:hint="eastAsia"/>
                <w:color w:val="FF0000"/>
                <w:highlight w:val="yellow"/>
                <w:lang w:eastAsia="zh-CN"/>
              </w:rPr>
            </w:rPrChange>
          </w:rPr>
          <w:t>另一方</w:t>
        </w:r>
      </w:ins>
      <w:r>
        <w:rPr>
          <w:rFonts w:hint="eastAsia"/>
          <w:color w:val="auto"/>
          <w:highlight w:val="yellow"/>
          <w:lang w:eastAsia="zh-CN"/>
          <w:rPrChange w:id="144" w:author="Anson" w:date="2026-08-28T16:50:29Z">
            <w:rPr>
              <w:rFonts w:hint="eastAsia"/>
              <w:color w:val="FF0000"/>
              <w:highlight w:val="yellow"/>
              <w:lang w:eastAsia="zh-CN"/>
            </w:rPr>
          </w:rPrChange>
        </w:rPr>
        <w:t>不得对外许可、转让、提供</w:t>
      </w:r>
      <w:ins w:id="145" w:author="Jingtian" w:date="2026-08-28T15:16:00Z">
        <w:r>
          <w:rPr>
            <w:rFonts w:hint="eastAsia"/>
            <w:color w:val="auto"/>
            <w:highlight w:val="yellow"/>
            <w:lang w:eastAsia="zh-CN"/>
            <w:rPrChange w:id="146" w:author="Anson" w:date="2026-08-28T16:50:29Z">
              <w:rPr>
                <w:rFonts w:hint="eastAsia"/>
                <w:color w:val="FF0000"/>
                <w:highlight w:val="yellow"/>
                <w:lang w:eastAsia="zh-CN"/>
              </w:rPr>
            </w:rPrChange>
          </w:rPr>
          <w:t>、授权共有技术</w:t>
        </w:r>
      </w:ins>
      <w:r>
        <w:rPr>
          <w:rFonts w:hint="eastAsia"/>
          <w:color w:val="auto"/>
          <w:highlight w:val="yellow"/>
          <w:lang w:eastAsia="zh-CN"/>
          <w:rPrChange w:id="148" w:author="Anson" w:date="2026-08-28T16:50:29Z">
            <w:rPr>
              <w:rFonts w:hint="eastAsia"/>
              <w:color w:val="FF0000"/>
              <w:highlight w:val="yellow"/>
              <w:lang w:eastAsia="zh-CN"/>
            </w:rPr>
          </w:rPrChange>
        </w:rPr>
        <w:t>。</w:t>
      </w:r>
      <w:r>
        <w:rPr>
          <w:color w:val="auto"/>
          <w:highlight w:val="yellow"/>
          <w:lang w:eastAsia="zh-CN"/>
          <w:rPrChange w:id="149" w:author="Anson" w:date="2026-08-28T16:50:29Z">
            <w:rPr>
              <w:color w:val="FF0000"/>
              <w:highlight w:val="yellow"/>
              <w:lang w:eastAsia="zh-CN"/>
            </w:rPr>
          </w:rPrChange>
        </w:rPr>
        <w:t>场景方（提供场地、设备、人员的第三方机构）</w:t>
      </w:r>
      <w:ins w:id="150" w:author="Jingtian" w:date="2026-08-28T15:16:00Z">
        <w:r>
          <w:rPr>
            <w:rFonts w:hint="eastAsia"/>
            <w:color w:val="auto"/>
            <w:highlight w:val="yellow"/>
            <w:lang w:eastAsia="zh-CN"/>
            <w:rPrChange w:id="151" w:author="Anson" w:date="2026-08-28T16:50:29Z">
              <w:rPr>
                <w:rFonts w:hint="eastAsia"/>
                <w:color w:val="FF0000"/>
                <w:highlight w:val="yellow"/>
                <w:lang w:eastAsia="zh-CN"/>
              </w:rPr>
            </w:rPrChange>
          </w:rPr>
          <w:t>可</w:t>
        </w:r>
      </w:ins>
      <w:r>
        <w:rPr>
          <w:color w:val="auto"/>
          <w:highlight w:val="yellow"/>
          <w:lang w:eastAsia="zh-CN"/>
          <w:rPrChange w:id="153" w:author="Anson" w:date="2026-08-28T16:50:29Z">
            <w:rPr>
              <w:color w:val="FF0000"/>
              <w:highlight w:val="yellow"/>
              <w:lang w:eastAsia="zh-CN"/>
            </w:rPr>
          </w:rPrChange>
        </w:rPr>
        <w:t>通过</w:t>
      </w:r>
      <w:r>
        <w:rPr>
          <w:rFonts w:hint="eastAsia"/>
          <w:color w:val="auto"/>
          <w:highlight w:val="yellow"/>
          <w:lang w:eastAsia="zh-CN"/>
          <w:rPrChange w:id="154" w:author="Anson" w:date="2026-08-28T16:50:29Z">
            <w:rPr>
              <w:rFonts w:hint="eastAsia"/>
              <w:color w:val="FF0000"/>
              <w:highlight w:val="yellow"/>
              <w:lang w:eastAsia="zh-CN"/>
            </w:rPr>
          </w:rPrChange>
        </w:rPr>
        <w:t>双方</w:t>
      </w:r>
      <w:r>
        <w:rPr>
          <w:color w:val="auto"/>
          <w:highlight w:val="yellow"/>
          <w:lang w:eastAsia="zh-CN"/>
          <w:rPrChange w:id="155" w:author="Anson" w:date="2026-08-28T16:50:29Z">
            <w:rPr>
              <w:color w:val="FF0000"/>
              <w:highlight w:val="yellow"/>
              <w:lang w:eastAsia="zh-CN"/>
            </w:rPr>
          </w:rPrChange>
        </w:rPr>
        <w:t>与其签署的场景合作协议</w:t>
      </w:r>
      <w:ins w:id="156" w:author="Jingtian" w:date="2026-08-28T15:16:00Z">
        <w:r>
          <w:rPr>
            <w:rFonts w:hint="eastAsia"/>
            <w:color w:val="auto"/>
            <w:highlight w:val="yellow"/>
            <w:lang w:eastAsia="zh-CN"/>
            <w:rPrChange w:id="157" w:author="Anson" w:date="2026-08-28T16:50:29Z">
              <w:rPr>
                <w:rFonts w:hint="eastAsia"/>
                <w:color w:val="FF0000"/>
                <w:highlight w:val="yellow"/>
                <w:lang w:eastAsia="zh-CN"/>
              </w:rPr>
            </w:rPrChange>
          </w:rPr>
          <w:t>在同等条件下</w:t>
        </w:r>
      </w:ins>
      <w:r>
        <w:rPr>
          <w:color w:val="auto"/>
          <w:highlight w:val="yellow"/>
          <w:lang w:eastAsia="zh-CN"/>
          <w:rPrChange w:id="159" w:author="Anson" w:date="2026-08-28T16:50:29Z">
            <w:rPr>
              <w:color w:val="FF0000"/>
              <w:highlight w:val="yellow"/>
              <w:lang w:eastAsia="zh-CN"/>
            </w:rPr>
          </w:rPrChange>
        </w:rPr>
        <w:t>获得该场景应用方案的</w:t>
      </w:r>
      <w:r>
        <w:rPr>
          <w:rFonts w:hint="eastAsia"/>
          <w:color w:val="auto"/>
          <w:highlight w:val="yellow"/>
          <w:lang w:eastAsia="zh-CN"/>
          <w:rPrChange w:id="160" w:author="Anson" w:date="2026-08-28T16:50:29Z">
            <w:rPr>
              <w:rFonts w:hint="eastAsia"/>
              <w:color w:val="FF0000"/>
              <w:highlight w:val="yellow"/>
              <w:lang w:eastAsia="zh-CN"/>
            </w:rPr>
          </w:rPrChange>
        </w:rPr>
        <w:t>优先</w:t>
      </w:r>
      <w:r>
        <w:rPr>
          <w:color w:val="auto"/>
          <w:highlight w:val="yellow"/>
          <w:lang w:eastAsia="zh-CN"/>
          <w:rPrChange w:id="161" w:author="Anson" w:date="2026-08-28T16:50:29Z">
            <w:rPr>
              <w:color w:val="FF0000"/>
              <w:highlight w:val="yellow"/>
              <w:lang w:eastAsia="zh-CN"/>
            </w:rPr>
          </w:rPrChange>
        </w:rPr>
        <w:t>使用权或未来产品优先采购权</w:t>
      </w:r>
      <w:r>
        <w:rPr>
          <w:rFonts w:hint="eastAsia"/>
          <w:color w:val="auto"/>
          <w:highlight w:val="yellow"/>
          <w:lang w:eastAsia="zh-CN"/>
          <w:rPrChange w:id="162" w:author="Anson" w:date="2026-08-28T16:50:29Z">
            <w:rPr>
              <w:rFonts w:hint="eastAsia"/>
              <w:color w:val="FF0000"/>
              <w:highlight w:val="yellow"/>
              <w:lang w:eastAsia="zh-CN"/>
            </w:rPr>
          </w:rPrChange>
        </w:rPr>
        <w:t>。</w:t>
      </w:r>
    </w:p>
    <w:p w14:paraId="3D5679F0">
      <w:pPr>
        <w:spacing w:before="280" w:after="120"/>
        <w:rPr>
          <w:rFonts w:hint="eastAsia"/>
          <w:lang w:eastAsia="zh-CN"/>
        </w:rPr>
      </w:pPr>
      <w:r>
        <w:rPr>
          <w:rFonts w:ascii="黑体" w:hAnsi="黑体" w:eastAsia="黑体"/>
          <w:b/>
          <w:color w:val="1A5CA8"/>
          <w:sz w:val="22"/>
          <w:lang w:eastAsia="zh-CN"/>
        </w:rPr>
        <w:t>（3）数据</w:t>
      </w:r>
    </w:p>
    <w:p w14:paraId="3990C3EE">
      <w:pPr>
        <w:spacing w:after="100"/>
        <w:ind w:firstLine="480"/>
        <w:jc w:val="both"/>
        <w:rPr>
          <w:rFonts w:hint="eastAsia"/>
          <w:highlight w:val="yellow"/>
          <w:lang w:eastAsia="zh-CN"/>
          <w:rPrChange w:id="163" w:author="Anson" w:date="2026-08-28T16:51:48Z">
            <w:rPr>
              <w:rFonts w:hint="eastAsia"/>
              <w:lang w:eastAsia="zh-CN"/>
            </w:rPr>
          </w:rPrChange>
        </w:rPr>
      </w:pPr>
      <w:r>
        <w:rPr>
          <w:lang w:eastAsia="zh-CN"/>
        </w:rPr>
        <w:t>3.1.3　概念验证过程中产生的操作数据、场景数据及验证数据，其所有权归数据来源方（场景方）</w:t>
      </w:r>
      <w:r>
        <w:rPr>
          <w:highlight w:val="none"/>
          <w:lang w:eastAsia="zh-CN"/>
          <w:rPrChange w:id="164" w:author="Anson" w:date="2026-08-28T16:57:30Z">
            <w:rPr>
              <w:lang w:eastAsia="zh-CN"/>
            </w:rPr>
          </w:rPrChange>
        </w:rPr>
        <w:t>所有</w:t>
      </w:r>
      <w:ins w:id="165" w:author="Anson" w:date="2026-08-28T16:51:13Z">
        <w:r>
          <w:rPr>
            <w:rFonts w:hint="eastAsia"/>
            <w:highlight w:val="none"/>
            <w:lang w:eastAsia="zh-CN"/>
            <w:rPrChange w:id="166" w:author="Anson" w:date="2026-08-28T16:57:30Z">
              <w:rPr>
                <w:rFonts w:hint="eastAsia"/>
                <w:lang w:eastAsia="zh-CN"/>
              </w:rPr>
            </w:rPrChange>
          </w:rPr>
          <w:t>。</w:t>
        </w:r>
      </w:ins>
      <w:ins w:id="168" w:author="Jingtian" w:date="2026-08-28T15:17:00Z">
        <w:del w:id="169" w:author="Anson" w:date="2026-08-28T16:51:12Z">
          <w:r>
            <w:rPr>
              <w:rFonts w:hint="eastAsia"/>
              <w:highlight w:val="yellow"/>
              <w:lang w:eastAsia="zh-CN"/>
              <w:rPrChange w:id="170" w:author="Anson" w:date="2026-08-28T16:51:48Z">
                <w:rPr>
                  <w:rFonts w:hint="eastAsia"/>
                  <w:lang w:eastAsia="zh-CN"/>
                </w:rPr>
              </w:rPrChange>
            </w:rPr>
            <w:delText>，但</w:delText>
          </w:r>
        </w:del>
      </w:ins>
      <w:ins w:id="173" w:author="Jingtian" w:date="2026-08-28T15:17:00Z">
        <w:r>
          <w:rPr>
            <w:rFonts w:hint="eastAsia"/>
            <w:highlight w:val="yellow"/>
            <w:lang w:eastAsia="zh-CN"/>
            <w:rPrChange w:id="174" w:author="Anson" w:date="2026-08-28T16:51:48Z">
              <w:rPr>
                <w:rFonts w:hint="eastAsia"/>
                <w:lang w:eastAsia="zh-CN"/>
              </w:rPr>
            </w:rPrChange>
          </w:rPr>
          <w:t>乙方针对该等</w:t>
        </w:r>
      </w:ins>
      <w:ins w:id="176" w:author="Jingtian" w:date="2026-08-28T15:17:00Z">
        <w:r>
          <w:rPr>
            <w:highlight w:val="yellow"/>
            <w:lang w:eastAsia="zh-CN"/>
            <w:rPrChange w:id="177" w:author="Anson" w:date="2026-08-28T16:51:48Z">
              <w:rPr>
                <w:lang w:eastAsia="zh-CN"/>
              </w:rPr>
            </w:rPrChange>
          </w:rPr>
          <w:t>操作数据、场景数据及验证数据</w:t>
        </w:r>
      </w:ins>
      <w:ins w:id="179" w:author="Jingtian" w:date="2026-08-28T15:17:00Z">
        <w:r>
          <w:rPr>
            <w:rFonts w:hint="eastAsia"/>
            <w:highlight w:val="yellow"/>
            <w:lang w:eastAsia="zh-CN"/>
            <w:rPrChange w:id="180" w:author="Anson" w:date="2026-08-28T16:51:48Z">
              <w:rPr>
                <w:rFonts w:hint="eastAsia"/>
                <w:lang w:eastAsia="zh-CN"/>
              </w:rPr>
            </w:rPrChange>
          </w:rPr>
          <w:t>享有永久、免费</w:t>
        </w:r>
      </w:ins>
      <w:ins w:id="182" w:author="Jingtian" w:date="2026-08-28T15:29:00Z">
        <w:r>
          <w:rPr>
            <w:rFonts w:hint="eastAsia"/>
            <w:highlight w:val="yellow"/>
            <w:lang w:eastAsia="zh-CN"/>
            <w:rPrChange w:id="183" w:author="Anson" w:date="2026-08-28T16:51:48Z">
              <w:rPr>
                <w:rFonts w:hint="eastAsia"/>
                <w:lang w:eastAsia="zh-CN"/>
              </w:rPr>
            </w:rPrChange>
          </w:rPr>
          <w:t>且</w:t>
        </w:r>
      </w:ins>
      <w:ins w:id="185" w:author="Jingtian" w:date="2026-08-28T15:17:00Z">
        <w:r>
          <w:rPr>
            <w:rFonts w:hint="eastAsia"/>
            <w:highlight w:val="yellow"/>
            <w:lang w:eastAsia="zh-CN"/>
            <w:rPrChange w:id="186" w:author="Anson" w:date="2026-08-28T16:51:48Z">
              <w:rPr>
                <w:rFonts w:hint="eastAsia"/>
                <w:lang w:eastAsia="zh-CN"/>
              </w:rPr>
            </w:rPrChange>
          </w:rPr>
          <w:t>无条件</w:t>
        </w:r>
      </w:ins>
      <w:ins w:id="188" w:author="Jingtian" w:date="2026-08-28T15:29:00Z">
        <w:r>
          <w:rPr>
            <w:rFonts w:hint="eastAsia"/>
            <w:highlight w:val="yellow"/>
            <w:lang w:eastAsia="zh-CN"/>
            <w:rPrChange w:id="189" w:author="Anson" w:date="2026-08-28T16:51:48Z">
              <w:rPr>
                <w:rFonts w:hint="eastAsia"/>
                <w:lang w:eastAsia="zh-CN"/>
              </w:rPr>
            </w:rPrChange>
          </w:rPr>
          <w:t>的</w:t>
        </w:r>
      </w:ins>
      <w:ins w:id="191" w:author="Jingtian" w:date="2026-08-28T15:17:00Z">
        <w:r>
          <w:rPr>
            <w:rFonts w:hint="eastAsia"/>
            <w:highlight w:val="yellow"/>
            <w:lang w:eastAsia="zh-CN"/>
            <w:rPrChange w:id="192" w:author="Anson" w:date="2026-08-28T16:51:48Z">
              <w:rPr>
                <w:rFonts w:hint="eastAsia"/>
                <w:lang w:eastAsia="zh-CN"/>
              </w:rPr>
            </w:rPrChange>
          </w:rPr>
          <w:t>使用权</w:t>
        </w:r>
      </w:ins>
      <w:r>
        <w:rPr>
          <w:highlight w:val="yellow"/>
          <w:lang w:eastAsia="zh-CN"/>
          <w:rPrChange w:id="194" w:author="Anson" w:date="2026-08-28T16:51:48Z">
            <w:rPr>
              <w:lang w:eastAsia="zh-CN"/>
            </w:rPr>
          </w:rPrChange>
        </w:rPr>
        <w:t>。</w:t>
      </w:r>
      <w:ins w:id="195" w:author="Jingtian" w:date="2026-08-28T15:19:00Z">
        <w:r>
          <w:rPr>
            <w:highlight w:val="yellow"/>
            <w:lang w:eastAsia="zh-CN"/>
            <w:rPrChange w:id="196" w:author="Anson" w:date="2026-08-28T16:51:48Z">
              <w:rPr>
                <w:lang w:eastAsia="zh-CN"/>
              </w:rPr>
            </w:rPrChange>
          </w:rPr>
          <w:t>基于前述数据（含脱敏后数据）训练、优化形成的模型、算法、参数及衍生数据集等衍生产出，其知识产权归乙方所有</w:t>
        </w:r>
      </w:ins>
      <w:ins w:id="198" w:author="Jingtian" w:date="2026-08-28T15:19:00Z">
        <w:r>
          <w:rPr>
            <w:rFonts w:hint="eastAsia"/>
            <w:highlight w:val="yellow"/>
            <w:lang w:eastAsia="zh-CN"/>
            <w:rPrChange w:id="199" w:author="Anson" w:date="2026-08-28T16:51:48Z">
              <w:rPr>
                <w:rFonts w:hint="eastAsia"/>
                <w:lang w:eastAsia="zh-CN"/>
              </w:rPr>
            </w:rPrChange>
          </w:rPr>
          <w:t>。</w:t>
        </w:r>
      </w:ins>
      <w:r>
        <w:rPr>
          <w:highlight w:val="yellow"/>
          <w:lang w:eastAsia="zh-CN"/>
          <w:rPrChange w:id="201" w:author="Anson" w:date="2026-08-28T16:51:48Z">
            <w:rPr>
              <w:lang w:eastAsia="zh-CN"/>
            </w:rPr>
          </w:rPrChange>
        </w:rPr>
        <w:t>甲乙双方获得上述数据用于模型训练与场景适配的使用许可，但不得将原始数据向第三方转让或披露。涉及患者信息和个人隐私的数据，须依法脱敏处理</w:t>
      </w:r>
      <w:ins w:id="202" w:author="Jingtian" w:date="2026-08-28T15:18:00Z">
        <w:r>
          <w:rPr>
            <w:rFonts w:hint="eastAsia"/>
            <w:highlight w:val="yellow"/>
            <w:lang w:eastAsia="zh-CN"/>
            <w:rPrChange w:id="203" w:author="Anson" w:date="2026-08-28T16:51:48Z">
              <w:rPr>
                <w:rFonts w:hint="eastAsia"/>
                <w:lang w:eastAsia="zh-CN"/>
              </w:rPr>
            </w:rPrChange>
          </w:rPr>
          <w:t>以及取得个人同意（如需）</w:t>
        </w:r>
      </w:ins>
      <w:r>
        <w:rPr>
          <w:highlight w:val="yellow"/>
          <w:lang w:eastAsia="zh-CN"/>
          <w:rPrChange w:id="205" w:author="Anson" w:date="2026-08-28T16:51:48Z">
            <w:rPr>
              <w:lang w:eastAsia="zh-CN"/>
            </w:rPr>
          </w:rPrChange>
        </w:rPr>
        <w:t>后方可使用。</w:t>
      </w:r>
    </w:p>
    <w:p w14:paraId="01B94FD7">
      <w:pPr>
        <w:spacing w:before="280" w:after="120"/>
        <w:rPr>
          <w:rFonts w:hint="eastAsia"/>
          <w:lang w:eastAsia="zh-CN"/>
        </w:rPr>
      </w:pPr>
      <w:r>
        <w:rPr>
          <w:rFonts w:ascii="黑体" w:hAnsi="黑体" w:eastAsia="黑体"/>
          <w:b/>
          <w:color w:val="1A5CA8"/>
          <w:sz w:val="22"/>
          <w:lang w:eastAsia="zh-CN"/>
        </w:rPr>
        <w:t>（4）场景合作协议安排</w:t>
      </w:r>
    </w:p>
    <w:p w14:paraId="3D389E6F">
      <w:pPr>
        <w:spacing w:after="100"/>
        <w:ind w:firstLine="480"/>
        <w:jc w:val="both"/>
        <w:rPr>
          <w:rFonts w:hint="eastAsia"/>
          <w:lang w:eastAsia="zh-CN"/>
        </w:rPr>
      </w:pPr>
      <w:r>
        <w:rPr>
          <w:lang w:eastAsia="zh-CN"/>
        </w:rPr>
        <w:t>3.1.4　甲乙双方共同与各场景方（检测机构、养老机构、大学科研院所等）签署三方</w:t>
      </w:r>
      <w:r>
        <w:rPr>
          <w:highlight w:val="yellow"/>
          <w:lang w:eastAsia="zh-CN"/>
        </w:rPr>
        <w:t>《场景合作协议》，明确各方的投入内容、数据使用范围及</w:t>
      </w:r>
      <w:r>
        <w:rPr>
          <w:rFonts w:hint="eastAsia"/>
          <w:highlight w:val="yellow"/>
          <w:lang w:eastAsia="zh-CN"/>
        </w:rPr>
        <w:t>其他权利义务</w:t>
      </w:r>
      <w:r>
        <w:rPr>
          <w:highlight w:val="yellow"/>
          <w:lang w:eastAsia="zh-CN"/>
        </w:rPr>
        <w:t>安排。</w:t>
      </w:r>
      <w:r>
        <w:rPr>
          <w:lang w:eastAsia="zh-CN"/>
        </w:rPr>
        <w:t>甲方负责场景协调与商务对接，乙方负责技术方案与验证实施，场景方提供场地、设备及专业人员。三方协议确保各方的贡献和权益对等、透明。</w:t>
      </w:r>
    </w:p>
    <w:p w14:paraId="4022CC10">
      <w:pPr>
        <w:spacing w:before="280" w:after="120"/>
        <w:rPr>
          <w:rFonts w:hint="eastAsia"/>
          <w:lang w:eastAsia="zh-CN"/>
        </w:rPr>
      </w:pPr>
      <w:r>
        <w:rPr>
          <w:rFonts w:ascii="黑体" w:hAnsi="黑体" w:eastAsia="黑体"/>
          <w:b/>
          <w:color w:val="1A5CA8"/>
          <w:sz w:val="22"/>
          <w:lang w:eastAsia="zh-CN"/>
        </w:rPr>
        <w:t>（5）知识产权注入研究院</w:t>
      </w:r>
    </w:p>
    <w:p w14:paraId="11FB5416">
      <w:pPr>
        <w:spacing w:after="100"/>
        <w:ind w:firstLine="480"/>
        <w:jc w:val="both"/>
        <w:rPr>
          <w:rFonts w:hint="eastAsia"/>
          <w:lang w:eastAsia="zh-CN"/>
        </w:rPr>
      </w:pPr>
      <w:r>
        <w:rPr>
          <w:lang w:eastAsia="zh-CN"/>
        </w:rPr>
        <w:t>3.1.5　香港研究院设立后，甲乙双方将在概念验证阶段共同持有的知识产权（场景应用方案类）共同注入研究院，由研究院统一运营管理和商业化授权。乙方持有的底层技术改进成果</w:t>
      </w:r>
      <w:ins w:id="206" w:author="Jingtian" w:date="2026-08-28T15:20:00Z">
        <w:r>
          <w:rPr>
            <w:rFonts w:hint="eastAsia"/>
            <w:highlight w:val="yellow"/>
            <w:lang w:eastAsia="zh-CN"/>
            <w:rPrChange w:id="207" w:author="Anson" w:date="2026-08-28T17:09:48Z">
              <w:rPr>
                <w:rFonts w:hint="eastAsia"/>
                <w:lang w:eastAsia="zh-CN"/>
              </w:rPr>
            </w:rPrChange>
          </w:rPr>
          <w:t>为</w:t>
        </w:r>
      </w:ins>
      <w:ins w:id="209" w:author="Jingtian" w:date="2026-08-28T15:21:00Z">
        <w:r>
          <w:rPr>
            <w:rFonts w:hint="eastAsia"/>
            <w:highlight w:val="yellow"/>
            <w:lang w:eastAsia="zh-CN"/>
            <w:rPrChange w:id="210" w:author="Anson" w:date="2026-08-28T17:09:48Z">
              <w:rPr>
                <w:rFonts w:hint="eastAsia"/>
                <w:lang w:eastAsia="zh-CN"/>
              </w:rPr>
            </w:rPrChange>
          </w:rPr>
          <w:t>乙方单独所有</w:t>
        </w:r>
      </w:ins>
      <w:r>
        <w:rPr>
          <w:lang w:eastAsia="zh-CN"/>
        </w:rPr>
        <w:t>，可依据双方正式协议约定的条件向研究院授权使用。</w:t>
      </w:r>
    </w:p>
    <w:p w14:paraId="71D59466">
      <w:pPr>
        <w:spacing w:after="100"/>
        <w:ind w:firstLine="480"/>
        <w:jc w:val="both"/>
        <w:rPr>
          <w:rFonts w:hint="eastAsia"/>
          <w:lang w:eastAsia="zh-CN"/>
        </w:rPr>
      </w:pPr>
      <w:r>
        <w:rPr>
          <w:lang w:eastAsia="zh-CN"/>
        </w:rPr>
        <w:t>4.　香港研究院设立后，研究院运营期间产生的知识产权归属与管理，由研究院章程及双方正式协议予以约定。</w:t>
      </w:r>
    </w:p>
    <w:p w14:paraId="29AB070A">
      <w:pPr>
        <w:spacing w:before="280" w:after="120"/>
        <w:rPr>
          <w:rFonts w:hint="eastAsia"/>
          <w:lang w:eastAsia="zh-CN"/>
        </w:rPr>
      </w:pPr>
      <w:r>
        <w:rPr>
          <w:rFonts w:ascii="黑体" w:hAnsi="黑体" w:eastAsia="黑体"/>
          <w:b/>
          <w:color w:val="1A5CA8"/>
          <w:sz w:val="28"/>
          <w:lang w:eastAsia="zh-CN"/>
        </w:rPr>
        <w:t>第五部分　合作机制</w:t>
      </w:r>
    </w:p>
    <w:p w14:paraId="2139D962">
      <w:pPr>
        <w:spacing w:after="100"/>
        <w:ind w:firstLine="480"/>
        <w:jc w:val="both"/>
        <w:rPr>
          <w:rFonts w:hint="eastAsia"/>
          <w:lang w:eastAsia="zh-CN"/>
        </w:rPr>
      </w:pPr>
      <w:r>
        <w:rPr>
          <w:lang w:eastAsia="zh-CN"/>
        </w:rPr>
        <w:t>1.　联络人机制：双方各指定一名联络人负责日常沟通与事务对接。甲方联络人：____________；乙方联络人：____________。</w:t>
      </w:r>
    </w:p>
    <w:p w14:paraId="43555AC5">
      <w:pPr>
        <w:spacing w:after="100"/>
        <w:ind w:firstLine="480"/>
        <w:jc w:val="both"/>
        <w:rPr>
          <w:rFonts w:hint="eastAsia"/>
          <w:lang w:eastAsia="zh-CN"/>
        </w:rPr>
      </w:pPr>
      <w:r>
        <w:rPr>
          <w:lang w:eastAsia="zh-CN"/>
        </w:rPr>
        <w:t>2.　</w:t>
      </w:r>
      <w:bookmarkStart w:id="2" w:name="OLE_LINK3"/>
      <w:r>
        <w:rPr>
          <w:lang w:eastAsia="zh-CN"/>
        </w:rPr>
        <w:t>联合工作组</w:t>
      </w:r>
      <w:bookmarkEnd w:id="2"/>
      <w:r>
        <w:rPr>
          <w:lang w:eastAsia="zh-CN"/>
        </w:rPr>
        <w:t>：</w:t>
      </w:r>
      <w:commentRangeStart w:id="5"/>
      <w:r>
        <w:rPr>
          <w:lang w:eastAsia="zh-CN"/>
        </w:rPr>
        <w:t>双方组建联合工作组</w:t>
      </w:r>
      <w:commentRangeEnd w:id="5"/>
      <w:r>
        <w:rPr>
          <w:rStyle w:val="137"/>
          <w:sz w:val="24"/>
          <w:szCs w:val="22"/>
          <w:lang w:eastAsia="zh-CN"/>
        </w:rPr>
        <w:commentReference w:id="5"/>
      </w:r>
      <w:r>
        <w:rPr>
          <w:lang w:eastAsia="zh-CN"/>
        </w:rPr>
        <w:t>，不定期召开工作会议，对焦合作进展、协调资源投入、推进场景验证。联合工作组下设技术对接组、场景评估组与商务推进组，分别负责技术方案对接、场景可行性评估及商业化路径规划。</w:t>
      </w:r>
    </w:p>
    <w:p w14:paraId="3C880D0F">
      <w:pPr>
        <w:spacing w:after="100"/>
        <w:ind w:firstLine="480"/>
        <w:jc w:val="both"/>
        <w:rPr>
          <w:rFonts w:hint="eastAsia"/>
          <w:lang w:eastAsia="zh-CN"/>
        </w:rPr>
      </w:pPr>
      <w:r>
        <w:rPr>
          <w:lang w:eastAsia="zh-CN"/>
        </w:rPr>
        <w:t>3.　定期回顾：双方原则上每月对合作进展进行一次回顾，评估阶段成果并商定下一阶段计划。每季度举行一次战略合作高层会议，由双方高层共同审视合作全局进展并决策重大事项。</w:t>
      </w:r>
    </w:p>
    <w:p w14:paraId="4A69DBF4">
      <w:pPr>
        <w:spacing w:after="100"/>
        <w:ind w:firstLine="480"/>
        <w:jc w:val="both"/>
        <w:rPr>
          <w:ins w:id="212" w:author="Jingtian" w:date="2026-08-28T15:22:00Z"/>
          <w:lang w:eastAsia="zh-CN"/>
        </w:rPr>
      </w:pPr>
      <w:r>
        <w:rPr>
          <w:lang w:eastAsia="zh-CN"/>
        </w:rPr>
        <w:t>4.　分阶段决策机制：本合作按「前期交流互训→概念验证（实验室检测先行、康养跟进，约十二个月）→设立香港研究院→商业化落地与全球化」四个阶段推进，每个阶段结束时由联合工作组提交阶段性评估报告，经双方确认后方可启动下一阶段。</w:t>
      </w:r>
    </w:p>
    <w:p w14:paraId="74677566">
      <w:pPr>
        <w:spacing w:after="100"/>
        <w:ind w:firstLine="480"/>
        <w:jc w:val="both"/>
        <w:rPr>
          <w:ins w:id="213" w:author="Jingtian" w:date="2026-08-28T15:22:00Z"/>
          <w:rFonts w:hint="eastAsia"/>
          <w:highlight w:val="yellow"/>
          <w:lang w:eastAsia="zh-CN"/>
          <w:rPrChange w:id="214" w:author="Anson" w:date="2026-08-28T17:10:38Z">
            <w:rPr>
              <w:ins w:id="215" w:author="Jingtian" w:date="2026-08-28T15:22:00Z"/>
              <w:rFonts w:hint="eastAsia"/>
              <w:lang w:eastAsia="zh-CN"/>
            </w:rPr>
          </w:rPrChange>
        </w:rPr>
      </w:pPr>
      <w:ins w:id="216" w:author="Jingtian" w:date="2026-08-28T15:22:00Z">
        <w:r>
          <w:rPr>
            <w:lang w:eastAsia="zh-CN"/>
          </w:rPr>
          <w:t>5.　</w:t>
        </w:r>
      </w:ins>
      <w:ins w:id="217" w:author="Jingtian" w:date="2026-08-28T15:22:00Z">
        <w:r>
          <w:rPr>
            <w:highlight w:val="yellow"/>
            <w:lang w:eastAsia="zh-CN"/>
            <w:rPrChange w:id="218" w:author="Anson" w:date="2026-08-28T17:10:38Z">
              <w:rPr>
                <w:lang w:eastAsia="zh-CN"/>
              </w:rPr>
            </w:rPrChange>
          </w:rPr>
          <w:t>优先合作安排：在概念验证期内，甲方就本备忘录项下同一验证场景拟引入其他具身智能技术提供方的，应事先书面通知乙方；在同等条件下，甲方应优先与乙方开展合作。</w:t>
        </w:r>
      </w:ins>
    </w:p>
    <w:p w14:paraId="31381846">
      <w:pPr>
        <w:spacing w:after="100"/>
        <w:ind w:firstLine="480"/>
        <w:jc w:val="both"/>
        <w:rPr>
          <w:del w:id="220" w:author="Jingtian" w:date="2026-08-28T15:23:00Z"/>
          <w:rFonts w:hint="eastAsia"/>
          <w:lang w:eastAsia="zh-CN"/>
        </w:rPr>
      </w:pPr>
    </w:p>
    <w:p w14:paraId="5A2801DF">
      <w:pPr>
        <w:spacing w:before="280" w:after="120"/>
        <w:rPr>
          <w:rFonts w:hint="eastAsia"/>
          <w:lang w:eastAsia="zh-CN"/>
        </w:rPr>
      </w:pPr>
      <w:r>
        <w:rPr>
          <w:rFonts w:ascii="黑体" w:hAnsi="黑体" w:eastAsia="黑体"/>
          <w:b/>
          <w:color w:val="1A5CA8"/>
          <w:sz w:val="28"/>
          <w:lang w:eastAsia="zh-CN"/>
        </w:rPr>
        <w:t>第六部分　保密条款</w:t>
      </w:r>
    </w:p>
    <w:p w14:paraId="4BDCA6DF">
      <w:pPr>
        <w:spacing w:after="100"/>
        <w:ind w:firstLine="480"/>
        <w:jc w:val="both"/>
        <w:rPr>
          <w:rFonts w:hint="eastAsia"/>
          <w:lang w:eastAsia="zh-CN"/>
        </w:rPr>
      </w:pPr>
      <w:r>
        <w:rPr>
          <w:lang w:eastAsia="zh-CN"/>
        </w:rPr>
        <w:t>1.　双方对在合作洽谈及履行本备忘录过程中知悉的对方商业秘密、技术秘密、经营信息、患者相关信息及未公开资料（以下称「保密信息」）负有保密义务，未经信息披露方书面同意，不得向任何第三方披露或用于本备忘录以外的目的。</w:t>
      </w:r>
    </w:p>
    <w:p w14:paraId="6AFA9133">
      <w:pPr>
        <w:spacing w:after="100"/>
        <w:ind w:firstLine="480"/>
        <w:jc w:val="both"/>
        <w:rPr>
          <w:rFonts w:hint="eastAsia"/>
          <w:lang w:eastAsia="zh-CN"/>
        </w:rPr>
      </w:pPr>
      <w:r>
        <w:rPr>
          <w:lang w:eastAsia="zh-CN"/>
        </w:rPr>
        <w:t>2.　涉及患者信息、医疗与康养数据的处理，双方均应遵守适用法律法规及医疗健康数据监管要求。</w:t>
      </w:r>
    </w:p>
    <w:p w14:paraId="29A149B7">
      <w:pPr>
        <w:spacing w:after="100"/>
        <w:ind w:firstLine="480"/>
        <w:jc w:val="both"/>
        <w:rPr>
          <w:rFonts w:hint="eastAsia"/>
          <w:highlight w:val="yellow"/>
          <w:lang w:eastAsia="zh-CN"/>
          <w:rPrChange w:id="221" w:author="Anson" w:date="2026-08-28T17:11:13Z">
            <w:rPr>
              <w:rFonts w:hint="eastAsia"/>
              <w:lang w:eastAsia="zh-CN"/>
            </w:rPr>
          </w:rPrChange>
        </w:rPr>
      </w:pPr>
      <w:r>
        <w:rPr>
          <w:lang w:eastAsia="zh-CN"/>
        </w:rPr>
        <w:t>3.　</w:t>
      </w:r>
      <w:r>
        <w:rPr>
          <w:highlight w:val="yellow"/>
          <w:lang w:eastAsia="zh-CN"/>
          <w:rPrChange w:id="222" w:author="Anson" w:date="2026-08-28T17:11:13Z">
            <w:rPr>
              <w:lang w:eastAsia="zh-CN"/>
            </w:rPr>
          </w:rPrChange>
        </w:rPr>
        <w:t>本条保密义务不因本备忘录的终止或失效而失效，保密期限自知悉之日起__</w:t>
      </w:r>
      <w:ins w:id="223" w:author="Jingtian" w:date="2026-08-28T15:23:00Z">
        <w:r>
          <w:rPr>
            <w:highlight w:val="yellow"/>
            <w:lang w:eastAsia="zh-CN"/>
            <w:rPrChange w:id="224" w:author="Anson" w:date="2026-08-28T17:11:13Z">
              <w:rPr>
                <w:lang w:eastAsia="zh-CN"/>
              </w:rPr>
            </w:rPrChange>
          </w:rPr>
          <w:t>五（5）</w:t>
        </w:r>
      </w:ins>
      <w:r>
        <w:rPr>
          <w:highlight w:val="yellow"/>
          <w:lang w:eastAsia="zh-CN"/>
          <w:rPrChange w:id="226" w:author="Anson" w:date="2026-08-28T17:11:13Z">
            <w:rPr>
              <w:lang w:eastAsia="zh-CN"/>
            </w:rPr>
          </w:rPrChange>
        </w:rPr>
        <w:t>____年</w:t>
      </w:r>
      <w:ins w:id="227" w:author="Jingtian" w:date="2026-08-28T15:23:00Z">
        <w:r>
          <w:rPr>
            <w:rFonts w:hint="eastAsia"/>
            <w:highlight w:val="yellow"/>
            <w:lang w:eastAsia="zh-CN"/>
            <w:rPrChange w:id="228" w:author="Anson" w:date="2026-08-28T17:11:13Z">
              <w:rPr>
                <w:rFonts w:hint="eastAsia"/>
                <w:lang w:eastAsia="zh-CN"/>
              </w:rPr>
            </w:rPrChange>
          </w:rPr>
          <w:t>，但</w:t>
        </w:r>
      </w:ins>
      <w:ins w:id="230" w:author="Jingtian" w:date="2026-08-28T15:23:00Z">
        <w:r>
          <w:rPr>
            <w:highlight w:val="yellow"/>
            <w:lang w:eastAsia="zh-CN"/>
            <w:rPrChange w:id="231" w:author="Anson" w:date="2026-08-28T17:11:13Z">
              <w:rPr>
                <w:lang w:eastAsia="zh-CN"/>
              </w:rPr>
            </w:rPrChange>
          </w:rPr>
          <w:t>涉及乙方</w:t>
        </w:r>
      </w:ins>
      <w:ins w:id="233" w:author="Jingtian" w:date="2026-08-28T15:24:00Z">
        <w:r>
          <w:rPr>
            <w:rFonts w:hint="eastAsia"/>
            <w:highlight w:val="yellow"/>
            <w:lang w:eastAsia="zh-CN"/>
            <w:rPrChange w:id="234" w:author="Anson" w:date="2026-08-28T17:11:13Z">
              <w:rPr>
                <w:rFonts w:hint="eastAsia"/>
                <w:lang w:eastAsia="zh-CN"/>
              </w:rPr>
            </w:rPrChange>
          </w:rPr>
          <w:t>商业秘密、</w:t>
        </w:r>
      </w:ins>
      <w:ins w:id="236" w:author="Jingtian" w:date="2026-08-28T15:23:00Z">
        <w:r>
          <w:rPr>
            <w:highlight w:val="yellow"/>
            <w:lang w:eastAsia="zh-CN"/>
            <w:rPrChange w:id="237" w:author="Anson" w:date="2026-08-28T17:11:13Z">
              <w:rPr>
                <w:lang w:eastAsia="zh-CN"/>
              </w:rPr>
            </w:rPrChange>
          </w:rPr>
          <w:t>技术秘密（包括模型权重、算法及训练体系等）的，保密期限至该等信息依法进入公有领域</w:t>
        </w:r>
      </w:ins>
      <w:ins w:id="239" w:author="Jingtian" w:date="2026-08-28T15:23:00Z">
        <w:r>
          <w:rPr>
            <w:rFonts w:hint="eastAsia"/>
            <w:highlight w:val="yellow"/>
            <w:lang w:eastAsia="zh-CN"/>
            <w:rPrChange w:id="240" w:author="Anson" w:date="2026-08-28T17:11:13Z">
              <w:rPr>
                <w:rFonts w:hint="eastAsia"/>
                <w:lang w:eastAsia="zh-CN"/>
              </w:rPr>
            </w:rPrChange>
          </w:rPr>
          <w:t>成为公开信息</w:t>
        </w:r>
      </w:ins>
      <w:ins w:id="242" w:author="Jingtian" w:date="2026-08-28T15:23:00Z">
        <w:r>
          <w:rPr>
            <w:highlight w:val="yellow"/>
            <w:lang w:eastAsia="zh-CN"/>
            <w:rPrChange w:id="243" w:author="Anson" w:date="2026-08-28T17:11:13Z">
              <w:rPr>
                <w:lang w:eastAsia="zh-CN"/>
              </w:rPr>
            </w:rPrChange>
          </w:rPr>
          <w:t>为止</w:t>
        </w:r>
      </w:ins>
      <w:r>
        <w:rPr>
          <w:highlight w:val="yellow"/>
          <w:lang w:eastAsia="zh-CN"/>
          <w:rPrChange w:id="245" w:author="Anson" w:date="2026-08-28T17:11:13Z">
            <w:rPr>
              <w:lang w:eastAsia="zh-CN"/>
            </w:rPr>
          </w:rPrChange>
        </w:rPr>
        <w:t>。</w:t>
      </w:r>
    </w:p>
    <w:p w14:paraId="2B95B272">
      <w:pPr>
        <w:spacing w:before="280" w:after="120"/>
        <w:rPr>
          <w:rFonts w:hint="eastAsia"/>
          <w:lang w:eastAsia="zh-CN"/>
        </w:rPr>
      </w:pPr>
      <w:r>
        <w:rPr>
          <w:rFonts w:ascii="黑体" w:hAnsi="黑体" w:eastAsia="黑体"/>
          <w:b/>
          <w:color w:val="1A5CA8"/>
          <w:sz w:val="28"/>
          <w:lang w:eastAsia="zh-CN"/>
        </w:rPr>
        <w:t>第七部分　非约束性声明</w:t>
      </w:r>
    </w:p>
    <w:p w14:paraId="28EB8566">
      <w:pPr>
        <w:spacing w:after="100"/>
        <w:ind w:firstLine="480"/>
        <w:jc w:val="both"/>
        <w:rPr>
          <w:rFonts w:hint="eastAsia"/>
          <w:highlight w:val="none"/>
          <w:lang w:eastAsia="zh-CN"/>
          <w:rPrChange w:id="246" w:author="Anson" w:date="2026-08-28T17:12:59Z">
            <w:rPr>
              <w:rFonts w:hint="eastAsia"/>
              <w:lang w:eastAsia="zh-CN"/>
            </w:rPr>
          </w:rPrChange>
        </w:rPr>
      </w:pPr>
      <w:r>
        <w:rPr>
          <w:lang w:eastAsia="zh-CN"/>
        </w:rPr>
        <w:t>1.　</w:t>
      </w:r>
      <w:r>
        <w:rPr>
          <w:highlight w:val="none"/>
          <w:lang w:eastAsia="zh-CN"/>
          <w:rPrChange w:id="247" w:author="Anson" w:date="2026-08-28T17:12:55Z">
            <w:rPr>
              <w:lang w:eastAsia="zh-CN"/>
            </w:rPr>
          </w:rPrChange>
        </w:rPr>
        <w:t>本备忘录系双方合作意向的框架性文件，</w:t>
      </w:r>
      <w:commentRangeStart w:id="6"/>
      <w:r>
        <w:rPr>
          <w:highlight w:val="none"/>
          <w:lang w:eastAsia="zh-CN"/>
          <w:rPrChange w:id="248" w:author="Anson" w:date="2026-08-28T17:12:55Z">
            <w:rPr>
              <w:lang w:eastAsia="zh-CN"/>
            </w:rPr>
          </w:rPrChange>
        </w:rPr>
        <w:t>除第六部分（保密条款）、第四部分（知识产权）</w:t>
      </w:r>
      <w:ins w:id="249" w:author="Jingtian" w:date="2026-08-28T15:25:00Z">
        <w:r>
          <w:rPr>
            <w:rFonts w:hint="eastAsia"/>
            <w:highlight w:val="none"/>
            <w:lang w:eastAsia="zh-CN"/>
            <w:rPrChange w:id="250" w:author="Anson" w:date="2026-08-28T17:12:55Z">
              <w:rPr>
                <w:rFonts w:hint="eastAsia"/>
                <w:lang w:eastAsia="zh-CN"/>
              </w:rPr>
            </w:rPrChange>
          </w:rPr>
          <w:t>、</w:t>
        </w:r>
      </w:ins>
      <w:ins w:id="252" w:author="Jingtian" w:date="2026-08-28T15:25:00Z">
        <w:r>
          <w:rPr>
            <w:rFonts w:hint="eastAsia"/>
            <w:highlight w:val="yellow"/>
            <w:lang w:eastAsia="zh-CN"/>
            <w:rPrChange w:id="253" w:author="Anson" w:date="2026-08-28T17:12:33Z">
              <w:rPr>
                <w:rFonts w:hint="eastAsia"/>
                <w:lang w:eastAsia="zh-CN"/>
              </w:rPr>
            </w:rPrChange>
          </w:rPr>
          <w:t>第八部分第4条</w:t>
        </w:r>
      </w:ins>
      <w:r>
        <w:rPr>
          <w:highlight w:val="yellow"/>
          <w:lang w:eastAsia="zh-CN"/>
          <w:rPrChange w:id="255" w:author="Anson" w:date="2026-08-28T17:12:33Z">
            <w:rPr>
              <w:lang w:eastAsia="zh-CN"/>
            </w:rPr>
          </w:rPrChange>
        </w:rPr>
        <w:t>及本条外，</w:t>
      </w:r>
      <w:r>
        <w:rPr>
          <w:highlight w:val="none"/>
          <w:lang w:eastAsia="zh-CN"/>
          <w:rPrChange w:id="256" w:author="Anson" w:date="2026-08-28T17:12:59Z">
            <w:rPr>
              <w:lang w:eastAsia="zh-CN"/>
            </w:rPr>
          </w:rPrChange>
        </w:rPr>
        <w:t>不构成对任何一方具有法律约束力的义务</w:t>
      </w:r>
      <w:commentRangeEnd w:id="6"/>
      <w:r>
        <w:rPr>
          <w:rStyle w:val="137"/>
          <w:sz w:val="24"/>
          <w:szCs w:val="22"/>
          <w:highlight w:val="none"/>
          <w:lang w:eastAsia="zh-CN"/>
          <w:rPrChange w:id="257" w:author="Anson" w:date="2026-08-28T17:12:59Z">
            <w:rPr>
              <w:rStyle w:val="137"/>
              <w:sz w:val="24"/>
              <w:szCs w:val="22"/>
              <w:lang w:eastAsia="zh-CN"/>
            </w:rPr>
          </w:rPrChange>
        </w:rPr>
        <w:commentReference w:id="6"/>
      </w:r>
      <w:r>
        <w:rPr>
          <w:highlight w:val="none"/>
          <w:lang w:eastAsia="zh-CN"/>
          <w:rPrChange w:id="258" w:author="Anson" w:date="2026-08-28T17:12:59Z">
            <w:rPr>
              <w:lang w:eastAsia="zh-CN"/>
            </w:rPr>
          </w:rPrChange>
        </w:rPr>
        <w:t>。</w:t>
      </w:r>
    </w:p>
    <w:p w14:paraId="6E69668E">
      <w:pPr>
        <w:spacing w:after="100"/>
        <w:ind w:firstLine="480"/>
        <w:jc w:val="both"/>
        <w:rPr>
          <w:rFonts w:hint="eastAsia"/>
          <w:lang w:eastAsia="zh-CN"/>
        </w:rPr>
      </w:pPr>
      <w:r>
        <w:rPr>
          <w:lang w:eastAsia="zh-CN"/>
        </w:rPr>
        <w:t>2.　双方具体合</w:t>
      </w:r>
      <w:bookmarkStart w:id="3" w:name="_GoBack"/>
      <w:bookmarkEnd w:id="3"/>
      <w:r>
        <w:rPr>
          <w:lang w:eastAsia="zh-CN"/>
        </w:rPr>
        <w:t>作事项的权利义务、投入安排、商业条款及责任承担，以双方另行签署的正式协议为准。</w:t>
      </w:r>
    </w:p>
    <w:p w14:paraId="5C9040E2">
      <w:pPr>
        <w:spacing w:after="100"/>
        <w:ind w:firstLine="480"/>
        <w:jc w:val="both"/>
        <w:rPr>
          <w:rFonts w:hint="eastAsia"/>
          <w:lang w:eastAsia="zh-CN"/>
        </w:rPr>
      </w:pPr>
      <w:r>
        <w:rPr>
          <w:lang w:eastAsia="zh-CN"/>
        </w:rPr>
        <w:t>3.　任何一方在正式协议签署前，均有权基于自身独立判断调整或终止合作洽谈，且无需向对方承担责任，但应妥善处理已获取的保密信息。</w:t>
      </w:r>
    </w:p>
    <w:p w14:paraId="2515FC23">
      <w:pPr>
        <w:spacing w:before="280" w:after="120"/>
        <w:rPr>
          <w:rFonts w:hint="eastAsia"/>
          <w:lang w:eastAsia="zh-CN"/>
        </w:rPr>
      </w:pPr>
      <w:r>
        <w:rPr>
          <w:rFonts w:ascii="黑体" w:hAnsi="黑体" w:eastAsia="黑体"/>
          <w:b/>
          <w:color w:val="1A5CA8"/>
          <w:sz w:val="28"/>
          <w:lang w:eastAsia="zh-CN"/>
        </w:rPr>
        <w:t>第八部分　其他</w:t>
      </w:r>
    </w:p>
    <w:p w14:paraId="5776A2FB">
      <w:pPr>
        <w:spacing w:after="100"/>
        <w:ind w:firstLine="480"/>
        <w:jc w:val="both"/>
        <w:rPr>
          <w:rFonts w:hint="eastAsia"/>
          <w:lang w:eastAsia="zh-CN"/>
        </w:rPr>
      </w:pPr>
      <w:r>
        <w:rPr>
          <w:lang w:eastAsia="zh-CN"/>
        </w:rPr>
        <w:t>1.　本备忘录自双方授权代表签字（或盖章）之日起生效，有效期__</w:t>
      </w:r>
      <w:r>
        <w:rPr>
          <w:rFonts w:hint="eastAsia"/>
          <w:highlight w:val="yellow"/>
          <w:lang w:eastAsia="zh-CN"/>
        </w:rPr>
        <w:t>3</w:t>
      </w:r>
      <w:r>
        <w:rPr>
          <w:lang w:eastAsia="zh-CN"/>
        </w:rPr>
        <w:t>_年。期满前经双方书面确认可延长。</w:t>
      </w:r>
    </w:p>
    <w:p w14:paraId="7D574FF8">
      <w:pPr>
        <w:spacing w:after="100"/>
        <w:ind w:firstLine="480"/>
        <w:jc w:val="both"/>
        <w:rPr>
          <w:rFonts w:hint="eastAsia"/>
          <w:lang w:eastAsia="zh-CN"/>
        </w:rPr>
      </w:pPr>
      <w:r>
        <w:rPr>
          <w:lang w:eastAsia="zh-CN"/>
        </w:rPr>
        <w:t>2.　本备忘录的任何修改、补充，须经双方书面一致确认。</w:t>
      </w:r>
    </w:p>
    <w:p w14:paraId="19A3E6AA">
      <w:pPr>
        <w:spacing w:after="100"/>
        <w:ind w:firstLine="480"/>
        <w:jc w:val="both"/>
        <w:rPr>
          <w:rFonts w:hint="eastAsia"/>
          <w:lang w:eastAsia="zh-CN"/>
        </w:rPr>
      </w:pPr>
      <w:r>
        <w:rPr>
          <w:lang w:eastAsia="zh-CN"/>
        </w:rPr>
        <w:t>3.　本备忘录一式贰份，双方各执壹份，具有同等效力。</w:t>
      </w:r>
    </w:p>
    <w:p w14:paraId="3FD4CE1E">
      <w:pPr>
        <w:spacing w:after="100"/>
        <w:ind w:firstLine="480"/>
        <w:jc w:val="both"/>
        <w:rPr>
          <w:rFonts w:hint="eastAsia"/>
          <w:highlight w:val="yellow"/>
          <w:lang w:eastAsia="zh-CN"/>
          <w:rPrChange w:id="259" w:author="Anson" w:date="2026-08-28T16:53:43Z">
            <w:rPr>
              <w:rFonts w:hint="eastAsia"/>
              <w:lang w:eastAsia="zh-CN"/>
            </w:rPr>
          </w:rPrChange>
        </w:rPr>
      </w:pPr>
      <w:r>
        <w:rPr>
          <w:lang w:eastAsia="zh-CN"/>
        </w:rPr>
        <w:t>4.　</w:t>
      </w:r>
      <w:r>
        <w:rPr>
          <w:highlight w:val="yellow"/>
          <w:lang w:eastAsia="zh-CN"/>
          <w:rPrChange w:id="260" w:author="Anson" w:date="2026-08-28T16:53:43Z">
            <w:rPr>
              <w:lang w:eastAsia="zh-CN"/>
            </w:rPr>
          </w:rPrChange>
        </w:rPr>
        <w:t>本备忘录适用中华人民共和国法律</w:t>
      </w:r>
      <w:del w:id="261" w:author="Jingtian" w:date="2026-08-28T15:25:00Z">
        <w:r>
          <w:rPr>
            <w:highlight w:val="yellow"/>
            <w:lang w:eastAsia="zh-CN"/>
            <w:rPrChange w:id="262" w:author="Anson" w:date="2026-08-28T16:53:43Z">
              <w:rPr>
                <w:lang w:eastAsia="zh-CN"/>
              </w:rPr>
            </w:rPrChange>
          </w:rPr>
          <w:delText>（就内地事项）及香港特别行政区法律（就香港事项）</w:delText>
        </w:r>
      </w:del>
      <w:r>
        <w:rPr>
          <w:highlight w:val="yellow"/>
          <w:lang w:eastAsia="zh-CN"/>
          <w:rPrChange w:id="264" w:author="Anson" w:date="2026-08-28T16:53:43Z">
            <w:rPr>
              <w:lang w:eastAsia="zh-CN"/>
            </w:rPr>
          </w:rPrChange>
        </w:rPr>
        <w:t>。</w:t>
      </w:r>
      <w:ins w:id="265" w:author="Jingtian" w:date="2026-08-28T15:25:00Z">
        <w:r>
          <w:rPr>
            <w:highlight w:val="yellow"/>
            <w:lang w:eastAsia="zh-CN"/>
            <w:rPrChange w:id="266" w:author="Anson" w:date="2026-08-28T16:53:43Z">
              <w:rPr>
                <w:lang w:eastAsia="zh-CN"/>
              </w:rPr>
            </w:rPrChange>
          </w:rPr>
          <w:t>因本备忘录引起的或与本备忘录有关的任何争议（包括其存在、效力、解释或履行），双方应首先友好协商解决；协商不成的，任何一方均有权将争议提交</w:t>
        </w:r>
      </w:ins>
      <w:ins w:id="268" w:author="Jingtian" w:date="2026-08-28T15:26:00Z">
        <w:del w:id="269" w:author="Anson" w:date="2026-08-28T17:05:22Z">
          <w:r>
            <w:rPr>
              <w:rFonts w:hint="eastAsia"/>
              <w:highlight w:val="yellow"/>
              <w:lang w:eastAsia="zh-CN"/>
              <w:rPrChange w:id="270" w:author="Anson" w:date="2026-08-28T16:53:43Z">
                <w:rPr>
                  <w:rFonts w:hint="eastAsia"/>
                  <w:lang w:eastAsia="zh-CN"/>
                </w:rPr>
              </w:rPrChange>
            </w:rPr>
            <w:delText>杭</w:delText>
          </w:r>
        </w:del>
      </w:ins>
      <w:ins w:id="273" w:author="Jingtian" w:date="2026-08-28T15:26:00Z">
        <w:del w:id="274" w:author="Anson" w:date="2026-08-28T17:05:22Z">
          <w:r>
            <w:rPr>
              <w:rFonts w:hint="eastAsia"/>
              <w:highlight w:val="yellow"/>
              <w:lang w:eastAsia="zh-CN"/>
              <w:rPrChange w:id="275" w:author="Anson" w:date="2026-08-28T16:53:43Z">
                <w:rPr>
                  <w:rFonts w:hint="eastAsia"/>
                  <w:lang w:eastAsia="zh-CN"/>
                </w:rPr>
              </w:rPrChange>
            </w:rPr>
            <w:delText>州</w:delText>
          </w:r>
        </w:del>
      </w:ins>
      <w:ins w:id="278" w:author="Jingtian" w:date="2026-08-28T15:25:00Z">
        <w:r>
          <w:rPr>
            <w:highlight w:val="yellow"/>
            <w:lang w:eastAsia="zh-CN"/>
            <w:rPrChange w:id="279" w:author="Anson" w:date="2026-08-28T16:53:43Z">
              <w:rPr>
                <w:lang w:eastAsia="zh-CN"/>
              </w:rPr>
            </w:rPrChange>
          </w:rPr>
          <w:t>仲裁委员会，按照申请仲裁时该会现行有效的仲裁规则</w:t>
        </w:r>
      </w:ins>
      <w:ins w:id="281" w:author="Anson" w:date="2026-08-28T17:08:03Z">
        <w:r>
          <w:rPr>
            <w:rFonts w:hint="eastAsia"/>
            <w:highlight w:val="yellow"/>
            <w:lang w:val="en-US" w:eastAsia="zh-CN"/>
          </w:rPr>
          <w:t>在</w:t>
        </w:r>
      </w:ins>
      <w:ins w:id="282" w:author="Anson" w:date="2026-08-28T17:08:04Z">
        <w:r>
          <w:rPr>
            <w:rFonts w:hint="eastAsia"/>
            <w:highlight w:val="yellow"/>
            <w:lang w:val="en-US" w:eastAsia="zh-CN"/>
          </w:rPr>
          <w:t>上海</w:t>
        </w:r>
      </w:ins>
      <w:ins w:id="283" w:author="Anson" w:date="2026-08-28T17:08:05Z">
        <w:r>
          <w:rPr>
            <w:rFonts w:hint="eastAsia"/>
            <w:highlight w:val="yellow"/>
            <w:lang w:val="en-US" w:eastAsia="zh-CN"/>
          </w:rPr>
          <w:t>或</w:t>
        </w:r>
      </w:ins>
      <w:ins w:id="284" w:author="Anson" w:date="2026-08-28T17:08:10Z">
        <w:r>
          <w:rPr>
            <w:rFonts w:hint="eastAsia"/>
            <w:highlight w:val="yellow"/>
            <w:lang w:val="en-US" w:eastAsia="zh-CN"/>
          </w:rPr>
          <w:t>北京</w:t>
        </w:r>
      </w:ins>
      <w:ins w:id="285" w:author="Jingtian" w:date="2026-08-28T15:25:00Z">
        <w:del w:id="286" w:author="Anson" w:date="2026-08-28T17:06:11Z">
          <w:r>
            <w:rPr>
              <w:highlight w:val="yellow"/>
              <w:lang w:eastAsia="zh-CN"/>
              <w:rPrChange w:id="287" w:author="Anson" w:date="2026-08-28T16:53:43Z">
                <w:rPr>
                  <w:lang w:eastAsia="zh-CN"/>
                </w:rPr>
              </w:rPrChange>
            </w:rPr>
            <w:delText>在</w:delText>
          </w:r>
        </w:del>
      </w:ins>
      <w:ins w:id="290" w:author="Jingtian" w:date="2026-08-28T15:26:00Z">
        <w:del w:id="291" w:author="Anson" w:date="2026-08-28T17:05:29Z">
          <w:r>
            <w:rPr>
              <w:rFonts w:hint="eastAsia"/>
              <w:highlight w:val="yellow"/>
              <w:lang w:eastAsia="zh-CN"/>
              <w:rPrChange w:id="292" w:author="Anson" w:date="2026-08-28T16:53:43Z">
                <w:rPr>
                  <w:rFonts w:hint="eastAsia"/>
                  <w:lang w:eastAsia="zh-CN"/>
                </w:rPr>
              </w:rPrChange>
            </w:rPr>
            <w:delText>杭</w:delText>
          </w:r>
        </w:del>
      </w:ins>
      <w:ins w:id="295" w:author="Jingtian" w:date="2026-08-28T15:26:00Z">
        <w:del w:id="296" w:author="Anson" w:date="2026-08-28T17:05:29Z">
          <w:r>
            <w:rPr>
              <w:rFonts w:hint="eastAsia"/>
              <w:highlight w:val="yellow"/>
              <w:lang w:eastAsia="zh-CN"/>
              <w:rPrChange w:id="297" w:author="Anson" w:date="2026-08-28T16:53:43Z">
                <w:rPr>
                  <w:rFonts w:hint="eastAsia"/>
                  <w:lang w:eastAsia="zh-CN"/>
                </w:rPr>
              </w:rPrChange>
            </w:rPr>
            <w:delText>州</w:delText>
          </w:r>
        </w:del>
      </w:ins>
      <w:ins w:id="300" w:author="Jingtian" w:date="2026-08-28T15:25:00Z">
        <w:r>
          <w:rPr>
            <w:highlight w:val="yellow"/>
            <w:lang w:eastAsia="zh-CN"/>
            <w:rPrChange w:id="301" w:author="Anson" w:date="2026-08-28T16:53:43Z">
              <w:rPr>
                <w:lang w:eastAsia="zh-CN"/>
              </w:rPr>
            </w:rPrChange>
          </w:rPr>
          <w:t>进行仲裁。仲裁裁决是终局的，对双方均有约束力</w:t>
        </w:r>
      </w:ins>
      <w:ins w:id="303" w:author="Jingtian" w:date="2026-08-28T15:26:00Z">
        <w:r>
          <w:rPr>
            <w:rFonts w:hint="eastAsia"/>
            <w:highlight w:val="yellow"/>
            <w:lang w:eastAsia="zh-CN"/>
            <w:rPrChange w:id="304" w:author="Anson" w:date="2026-08-28T16:53:43Z">
              <w:rPr>
                <w:rFonts w:hint="eastAsia"/>
                <w:lang w:eastAsia="zh-CN"/>
              </w:rPr>
            </w:rPrChange>
          </w:rPr>
          <w:t>。</w:t>
        </w:r>
      </w:ins>
    </w:p>
    <w:p w14:paraId="61F41DE0">
      <w:pPr>
        <w:spacing w:before="160" w:after="160"/>
        <w:jc w:val="center"/>
        <w:rPr>
          <w:rFonts w:hint="eastAsia"/>
        </w:rPr>
      </w:pPr>
      <w:r>
        <w:rPr>
          <w:color w:val="AAAAAA"/>
          <w:sz w:val="20"/>
        </w:rPr>
        <w:t>— — — — — — — — — — — — — — — — — — — —</w:t>
      </w:r>
    </w:p>
    <w:p w14:paraId="6D2B176E">
      <w:pPr>
        <w:rPr>
          <w:rFonts w:hint="eastAsia"/>
        </w:rPr>
      </w:pPr>
      <w:r>
        <w:rPr>
          <w:b/>
        </w:rPr>
        <w:t>甲方：Pasontech HK Limited</w:t>
      </w:r>
    </w:p>
    <w:p w14:paraId="292EB6DF">
      <w:pPr>
        <w:rPr>
          <w:rFonts w:hint="eastAsia"/>
        </w:rPr>
      </w:pPr>
      <w:r>
        <w:t>授权代表（签字）：________________　　盖章：________________</w:t>
      </w:r>
    </w:p>
    <w:p w14:paraId="002A4FAC">
      <w:pPr>
        <w:rPr>
          <w:rFonts w:hint="eastAsia"/>
        </w:rPr>
      </w:pPr>
    </w:p>
    <w:p w14:paraId="723F37F9">
      <w:pPr>
        <w:rPr>
          <w:rFonts w:hint="eastAsia"/>
        </w:rPr>
      </w:pPr>
      <w:r>
        <w:rPr>
          <w:b/>
        </w:rPr>
        <w:t>乙方：睦灵科技（杭州）有限公司</w:t>
      </w:r>
    </w:p>
    <w:p w14:paraId="7E533807">
      <w:pPr>
        <w:rPr>
          <w:rFonts w:hint="eastAsia"/>
        </w:rPr>
      </w:pPr>
      <w:r>
        <w:t>授权代表（签字）：________________　　盖章：________________</w:t>
      </w:r>
    </w:p>
    <w:p w14:paraId="59995469">
      <w:pPr>
        <w:spacing w:before="160" w:after="160"/>
        <w:jc w:val="center"/>
        <w:rPr>
          <w:rFonts w:hint="eastAsia"/>
        </w:rPr>
      </w:pPr>
      <w:r>
        <w:rPr>
          <w:color w:val="AAAAAA"/>
          <w:sz w:val="20"/>
        </w:rPr>
        <w:t>— — — — — — — — — — — — — — — — — — — —</w:t>
      </w:r>
    </w:p>
    <w:p w14:paraId="6A482153">
      <w:pPr>
        <w:rPr>
          <w:rFonts w:hint="eastAsia"/>
        </w:rPr>
      </w:pPr>
    </w:p>
    <w:sectPr>
      <w:pgSz w:w="11906" w:h="16838"/>
      <w:pgMar w:top="1417" w:right="1417" w:bottom="1417" w:left="1701"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ingtian" w:date="2026-08-28T09:57:00Z" w:initials="">
    <w:p w14:paraId="06891DFC">
      <w:pPr>
        <w:pStyle w:val="17"/>
      </w:pPr>
      <w:r>
        <w:rPr>
          <w:rFonts w:hint="eastAsia"/>
          <w:highlight w:val="cyan"/>
        </w:rPr>
        <w:t>根据沟通，理解是实验室先行启动，后续再推进康养场景，请公司确认是否是两类验证并行推进，是否要调整为先后顺序</w:t>
      </w:r>
    </w:p>
  </w:comment>
  <w:comment w:id="1" w:author="Jingtian" w:date="2026-08-28T09:57:00Z" w:initials="">
    <w:p w14:paraId="3B78E4C1">
      <w:pPr>
        <w:pStyle w:val="17"/>
        <w:rPr>
          <w:rFonts w:hint="eastAsia"/>
        </w:rPr>
      </w:pPr>
      <w:r>
        <w:rPr>
          <w:rFonts w:hint="eastAsia"/>
          <w:highlight w:val="cyan"/>
        </w:rPr>
        <w:t>同上</w:t>
      </w:r>
    </w:p>
  </w:comment>
  <w:comment w:id="2" w:author="Jingtian" w:date="2026-08-28T14:51:00Z" w:initials="">
    <w:p w14:paraId="4236CE70">
      <w:pPr>
        <w:pStyle w:val="17"/>
      </w:pPr>
      <w:r>
        <w:rPr>
          <w:rFonts w:hint="eastAsia"/>
          <w:highlight w:val="cyan"/>
        </w:rPr>
        <w:t>请公司审阅确认是甲方向乙方进行培训，还是甲方协调场景方提供培训。如是场景方，建议进行相关调整</w:t>
      </w:r>
    </w:p>
  </w:comment>
  <w:comment w:id="3" w:author="Jingtian" w:date="2026-08-28T15:00:00Z" w:initials="">
    <w:p w14:paraId="793F193B">
      <w:pPr>
        <w:pStyle w:val="17"/>
      </w:pPr>
      <w:r>
        <w:rPr>
          <w:rFonts w:hint="eastAsia"/>
          <w:highlight w:val="cyan"/>
        </w:rPr>
        <w:t>根据与公司的初步沟通，我们理解康养场景暂时不会启动验证，请公司审阅该等安排</w:t>
      </w:r>
    </w:p>
  </w:comment>
  <w:comment w:id="4" w:author="Jingtian" w:date="2026-08-28T15:05:00Z" w:initials="">
    <w:p w14:paraId="47242021">
      <w:pPr>
        <w:pStyle w:val="17"/>
      </w:pPr>
      <w:r>
        <w:rPr>
          <w:rFonts w:hint="eastAsia"/>
          <w:highlight w:val="cyan"/>
        </w:rPr>
        <w:t>我们理解香港研究院的设立会结合试验的情况再看，设立的时间不确定，因此我们删除了确认后6个月内完成注册设立的时间点，供公司审阅确认</w:t>
      </w:r>
    </w:p>
  </w:comment>
  <w:comment w:id="5" w:author="Jingtian" w:date="2026-08-28T15:21:00Z" w:initials="">
    <w:p w14:paraId="57536E5C">
      <w:pPr>
        <w:pStyle w:val="17"/>
      </w:pPr>
      <w:r>
        <w:rPr>
          <w:rFonts w:hint="eastAsia"/>
          <w:highlight w:val="cyan"/>
        </w:rPr>
        <w:t>建议明确联合工作组的人员构成</w:t>
      </w:r>
    </w:p>
  </w:comment>
  <w:comment w:id="6" w:author="Jingtian" w:date="2026-08-28T15:25:00Z" w:initials="">
    <w:p w14:paraId="12E4FC4F">
      <w:pPr>
        <w:pStyle w:val="17"/>
      </w:pPr>
      <w:r>
        <w:rPr>
          <w:rFonts w:hint="eastAsia"/>
          <w:highlight w:val="cyan"/>
        </w:rPr>
        <w:t>除保密和知识产权条款外，其他条款不具有法律约束力，请公司留意确认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891DFC" w15:done="0"/>
  <w15:commentEx w15:paraId="3B78E4C1" w15:done="0"/>
  <w15:commentEx w15:paraId="4236CE70" w15:done="0"/>
  <w15:commentEx w15:paraId="793F193B" w15:done="0"/>
  <w15:commentEx w15:paraId="47242021" w15:done="0"/>
  <w15:commentEx w15:paraId="57536E5C" w15:done="0"/>
  <w15:commentEx w15:paraId="12E4FC4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tian">
    <w15:presenceInfo w15:providerId="None" w15:userId="Jingtian"/>
  </w15:person>
  <w15:person w15:author="Anson">
    <w15:presenceInfo w15:providerId="WPS Office" w15:userId="30941570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5520"/>
    <w:rsid w:val="0029639D"/>
    <w:rsid w:val="002B1C76"/>
    <w:rsid w:val="002B62FF"/>
    <w:rsid w:val="002C621A"/>
    <w:rsid w:val="003058F5"/>
    <w:rsid w:val="00326F90"/>
    <w:rsid w:val="00370465"/>
    <w:rsid w:val="003C2116"/>
    <w:rsid w:val="004A4CF8"/>
    <w:rsid w:val="004B03C2"/>
    <w:rsid w:val="00540977"/>
    <w:rsid w:val="00604943"/>
    <w:rsid w:val="00683EB5"/>
    <w:rsid w:val="00747721"/>
    <w:rsid w:val="00854BFA"/>
    <w:rsid w:val="00894AC1"/>
    <w:rsid w:val="008A22F9"/>
    <w:rsid w:val="008A41D4"/>
    <w:rsid w:val="00941BBD"/>
    <w:rsid w:val="009577E7"/>
    <w:rsid w:val="009C1506"/>
    <w:rsid w:val="009E0B32"/>
    <w:rsid w:val="00A67353"/>
    <w:rsid w:val="00A90BC8"/>
    <w:rsid w:val="00AA1D8D"/>
    <w:rsid w:val="00B47730"/>
    <w:rsid w:val="00C42127"/>
    <w:rsid w:val="00C864E3"/>
    <w:rsid w:val="00CB0664"/>
    <w:rsid w:val="00DE0E9A"/>
    <w:rsid w:val="00E301DF"/>
    <w:rsid w:val="00E31D8F"/>
    <w:rsid w:val="00FC693F"/>
    <w:rsid w:val="00FD3C17"/>
    <w:rsid w:val="00FF36F4"/>
    <w:rsid w:val="02B42E7F"/>
    <w:rsid w:val="0AA73C66"/>
    <w:rsid w:val="0C32507C"/>
    <w:rsid w:val="16F245C5"/>
    <w:rsid w:val="225A229B"/>
    <w:rsid w:val="237E64F2"/>
    <w:rsid w:val="261501DB"/>
    <w:rsid w:val="2A992627"/>
    <w:rsid w:val="355B7D16"/>
    <w:rsid w:val="38294521"/>
    <w:rsid w:val="42C04F67"/>
    <w:rsid w:val="451F62DA"/>
    <w:rsid w:val="494C6E4D"/>
    <w:rsid w:val="4B4A3118"/>
    <w:rsid w:val="506640F7"/>
    <w:rsid w:val="53051231"/>
    <w:rsid w:val="534C23BF"/>
    <w:rsid w:val="57447EB8"/>
    <w:rsid w:val="5EEE68AE"/>
    <w:rsid w:val="5FD23664"/>
    <w:rsid w:val="6A334FB9"/>
    <w:rsid w:val="6F9E4158"/>
    <w:rsid w:val="70C3121E"/>
    <w:rsid w:val="74E57755"/>
    <w:rsid w:val="7A4D2DC4"/>
    <w:rsid w:val="7BA00631"/>
    <w:rsid w:val="7D3B72D8"/>
    <w:rsid w:val="7EE1500A"/>
    <w:rsid w:val="C7F7A5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7"/>
    <w:unhideWhenUsed/>
    <w:uiPriority w:val="99"/>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3">
    <w:name w:val="annotation subject"/>
    <w:basedOn w:val="17"/>
    <w:next w:val="17"/>
    <w:link w:val="168"/>
    <w:semiHidden/>
    <w:unhideWhenUsed/>
    <w:qFormat/>
    <w:uiPriority w:val="99"/>
    <w:rPr>
      <w:b/>
      <w:bCs/>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annotation reference"/>
    <w:basedOn w:val="134"/>
    <w:semiHidden/>
    <w:unhideWhenUsed/>
    <w:uiPriority w:val="99"/>
    <w:rPr>
      <w:sz w:val="21"/>
      <w:szCs w:val="21"/>
    </w:rPr>
  </w:style>
  <w:style w:type="character" w:customStyle="1" w:styleId="138">
    <w:name w:val="页眉 字符"/>
    <w:basedOn w:val="134"/>
    <w:link w:val="26"/>
    <w:qFormat/>
    <w:uiPriority w:val="99"/>
  </w:style>
  <w:style w:type="character" w:customStyle="1" w:styleId="139">
    <w:name w:val="页脚 字符"/>
    <w:basedOn w:val="134"/>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20"/>
    <w:qFormat/>
    <w:uiPriority w:val="99"/>
  </w:style>
  <w:style w:type="character" w:customStyle="1" w:styleId="148">
    <w:name w:val="正文文本 2 字符"/>
    <w:basedOn w:val="134"/>
    <w:link w:val="29"/>
    <w:qFormat/>
    <w:uiPriority w:val="99"/>
  </w:style>
  <w:style w:type="character" w:customStyle="1" w:styleId="149">
    <w:name w:val="正文文本 3 字符"/>
    <w:basedOn w:val="134"/>
    <w:link w:val="18"/>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character" w:customStyle="1" w:styleId="167">
    <w:name w:val="批注文字 字符"/>
    <w:basedOn w:val="134"/>
    <w:link w:val="17"/>
    <w:uiPriority w:val="99"/>
    <w:rPr>
      <w:rFonts w:ascii="宋体" w:hAnsi="宋体" w:eastAsia="宋体"/>
      <w:sz w:val="24"/>
      <w:szCs w:val="22"/>
      <w:lang w:eastAsia="en-US"/>
    </w:rPr>
  </w:style>
  <w:style w:type="character" w:customStyle="1" w:styleId="168">
    <w:name w:val="批注主题 字符"/>
    <w:basedOn w:val="167"/>
    <w:link w:val="33"/>
    <w:semiHidden/>
    <w:uiPriority w:val="99"/>
    <w:rPr>
      <w:rFonts w:ascii="宋体" w:hAnsi="宋体" w:eastAsia="宋体"/>
      <w:b/>
      <w:bCs/>
      <w:sz w:val="24"/>
      <w:szCs w:val="22"/>
      <w:lang w:eastAsia="en-US"/>
    </w:rPr>
  </w:style>
  <w:style w:type="paragraph" w:customStyle="1" w:styleId="169">
    <w:name w:val="Revision"/>
    <w:hidden/>
    <w:unhideWhenUsed/>
    <w:qFormat/>
    <w:uiPriority w:val="99"/>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6079</Words>
  <Characters>6326</Characters>
  <Lines>46</Lines>
  <Paragraphs>13</Paragraphs>
  <TotalTime>194</TotalTime>
  <ScaleCrop>false</ScaleCrop>
  <LinksUpToDate>false</LinksUpToDate>
  <CharactersWithSpaces>6469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Anson</cp:lastModifiedBy>
  <dcterms:modified xsi:type="dcterms:W3CDTF">2026-08-28T09:13:08Z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FE78CB49FB3440F1B69CE94E687E1F54_13</vt:lpwstr>
  </property>
</Properties>
</file>